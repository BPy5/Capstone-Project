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2E14" w14:textId="77777777" w:rsidR="00B33692" w:rsidRDefault="006D1925">
      <w:pPr>
        <w:pStyle w:val="Title"/>
        <w:spacing w:before="240" w:after="240"/>
        <w:jc w:val="center"/>
      </w:pPr>
      <w:bookmarkStart w:id="1" w:name="_gjdgxs" w:colFirst="0" w:colLast="0"/>
      <w:bookmarkEnd w:id="1"/>
      <w:r>
        <w:rPr>
          <w:rFonts w:ascii="Times New Roman" w:eastAsia="Times New Roman" w:hAnsi="Times New Roman" w:cs="Times New Roman"/>
          <w:noProof/>
        </w:rPr>
        <w:drawing>
          <wp:inline distT="0" distB="0" distL="0" distR="0" wp14:anchorId="231330B2" wp14:editId="231330B3">
            <wp:extent cx="5280660" cy="140208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280660" cy="1402080"/>
                    </a:xfrm>
                    <a:prstGeom prst="rect">
                      <a:avLst/>
                    </a:prstGeom>
                    <a:ln/>
                  </pic:spPr>
                </pic:pic>
              </a:graphicData>
            </a:graphic>
          </wp:inline>
        </w:drawing>
      </w:r>
    </w:p>
    <w:p w14:paraId="23132E15" w14:textId="77777777" w:rsidR="00B33692" w:rsidRDefault="006D1925">
      <w:pPr>
        <w:pStyle w:val="Title"/>
        <w:spacing w:before="240" w:after="240"/>
        <w:jc w:val="center"/>
      </w:pPr>
      <w:r>
        <w:t>Ort Braude College</w:t>
      </w:r>
    </w:p>
    <w:p w14:paraId="23132E16" w14:textId="77777777" w:rsidR="00B33692" w:rsidRDefault="006D1925">
      <w:pPr>
        <w:pStyle w:val="Title"/>
        <w:spacing w:before="240" w:after="240"/>
        <w:jc w:val="center"/>
        <w:rPr>
          <w:ins w:id="2" w:author="safwan halabi" w:date="2024-05-19T19:37:00Z" w16du:dateUtc="2024-05-19T16:37:00Z"/>
          <w:b/>
        </w:rPr>
      </w:pPr>
      <w:bookmarkStart w:id="3" w:name="_30j0zll" w:colFirst="0" w:colLast="0"/>
      <w:bookmarkEnd w:id="3"/>
      <w:r>
        <w:rPr>
          <w:b/>
        </w:rPr>
        <w:t>Childhood ADHD Symptom Detection with Possible Solutions</w:t>
      </w:r>
    </w:p>
    <w:p w14:paraId="72AD1713" w14:textId="3376BF22" w:rsidR="000B3516" w:rsidRPr="000B3516" w:rsidRDefault="000B3516">
      <w:pPr>
        <w:jc w:val="center"/>
        <w:rPr>
          <w:b/>
          <w:bCs/>
          <w:rPrChange w:id="4" w:author="safwan halabi" w:date="2024-05-19T19:38:00Z" w16du:dateUtc="2024-05-19T16:38:00Z">
            <w:rPr>
              <w:b/>
            </w:rPr>
          </w:rPrChange>
        </w:rPr>
        <w:pPrChange w:id="5" w:author="safwan halabi" w:date="2024-05-19T19:37:00Z" w16du:dateUtc="2024-05-19T16:37:00Z">
          <w:pPr>
            <w:pStyle w:val="Title"/>
            <w:spacing w:before="240" w:after="240"/>
            <w:jc w:val="center"/>
          </w:pPr>
        </w:pPrChange>
      </w:pPr>
      <w:ins w:id="6" w:author="safwan halabi" w:date="2024-05-19T19:38:00Z" w16du:dateUtc="2024-05-19T16:38:00Z">
        <w:r>
          <w:rPr>
            <w:b/>
            <w:bCs/>
            <w:sz w:val="52"/>
            <w:szCs w:val="52"/>
          </w:rPr>
          <w:t>24-1-D-6</w:t>
        </w:r>
      </w:ins>
    </w:p>
    <w:p w14:paraId="23132E17" w14:textId="77777777" w:rsidR="00B33692" w:rsidRDefault="00B33692"/>
    <w:p w14:paraId="23132E18" w14:textId="77777777" w:rsidR="00B33692" w:rsidRDefault="00B33692"/>
    <w:p w14:paraId="23132E19" w14:textId="77777777" w:rsidR="00B33692" w:rsidRDefault="00B33692">
      <w:pPr>
        <w:jc w:val="center"/>
      </w:pPr>
    </w:p>
    <w:p w14:paraId="23132E1A" w14:textId="77777777" w:rsidR="00B33692" w:rsidRDefault="006D1925">
      <w:pPr>
        <w:jc w:val="center"/>
        <w:rPr>
          <w:sz w:val="52"/>
          <w:szCs w:val="52"/>
        </w:rPr>
      </w:pPr>
      <w:r>
        <w:rPr>
          <w:sz w:val="52"/>
          <w:szCs w:val="52"/>
        </w:rPr>
        <w:t>Safwan Halabi – 213784127</w:t>
      </w:r>
    </w:p>
    <w:p w14:paraId="23132E1B" w14:textId="77777777" w:rsidR="00B33692" w:rsidRDefault="006D1925">
      <w:pPr>
        <w:jc w:val="center"/>
        <w:rPr>
          <w:sz w:val="52"/>
          <w:szCs w:val="52"/>
        </w:rPr>
      </w:pPr>
      <w:r>
        <w:rPr>
          <w:sz w:val="52"/>
          <w:szCs w:val="52"/>
        </w:rPr>
        <w:t>Bishara Bisharat – 208261990</w:t>
      </w:r>
    </w:p>
    <w:p w14:paraId="23132E1C" w14:textId="77777777" w:rsidR="00B33692" w:rsidRDefault="00B33692">
      <w:pPr>
        <w:jc w:val="center"/>
        <w:rPr>
          <w:sz w:val="52"/>
          <w:szCs w:val="52"/>
        </w:rPr>
      </w:pPr>
    </w:p>
    <w:p w14:paraId="23132E1D" w14:textId="3C24FFA0" w:rsidR="00B33692" w:rsidRDefault="006D1925">
      <w:pPr>
        <w:jc w:val="center"/>
        <w:rPr>
          <w:sz w:val="52"/>
          <w:szCs w:val="52"/>
        </w:rPr>
      </w:pPr>
      <w:r>
        <w:rPr>
          <w:sz w:val="52"/>
          <w:szCs w:val="52"/>
        </w:rPr>
        <w:t xml:space="preserve">Mentor: Dr. </w:t>
      </w:r>
      <w:commentRangeStart w:id="7"/>
      <w:commentRangeStart w:id="8"/>
      <w:commentRangeStart w:id="9"/>
      <w:r>
        <w:rPr>
          <w:sz w:val="52"/>
          <w:szCs w:val="52"/>
        </w:rPr>
        <w:t>Natal</w:t>
      </w:r>
      <w:ins w:id="10" w:author="safwan halabi" w:date="2024-05-19T19:21:00Z" w16du:dateUtc="2024-05-19T16:21:00Z">
        <w:r w:rsidR="00A63AAA">
          <w:rPr>
            <w:sz w:val="52"/>
            <w:szCs w:val="52"/>
          </w:rPr>
          <w:t>i</w:t>
        </w:r>
      </w:ins>
      <w:del w:id="11" w:author="safwan halabi" w:date="2024-05-19T19:21:00Z" w16du:dateUtc="2024-05-19T16:21:00Z">
        <w:r w:rsidDel="00A63AAA">
          <w:rPr>
            <w:sz w:val="52"/>
            <w:szCs w:val="52"/>
          </w:rPr>
          <w:delText>y</w:delText>
        </w:r>
      </w:del>
      <w:r>
        <w:rPr>
          <w:sz w:val="52"/>
          <w:szCs w:val="52"/>
        </w:rPr>
        <w:t xml:space="preserve"> </w:t>
      </w:r>
      <w:commentRangeEnd w:id="7"/>
      <w:r w:rsidR="00EA1E17">
        <w:rPr>
          <w:rStyle w:val="CommentReference"/>
        </w:rPr>
        <w:commentReference w:id="7"/>
      </w:r>
      <w:commentRangeEnd w:id="8"/>
      <w:r w:rsidR="002A63C8">
        <w:rPr>
          <w:rStyle w:val="CommentReference"/>
          <w:rtl/>
        </w:rPr>
        <w:commentReference w:id="8"/>
      </w:r>
      <w:commentRangeEnd w:id="9"/>
      <w:r>
        <w:rPr>
          <w:rStyle w:val="CommentReference"/>
          <w:rtl/>
        </w:rPr>
        <w:commentReference w:id="9"/>
      </w:r>
      <w:r>
        <w:rPr>
          <w:sz w:val="52"/>
          <w:szCs w:val="52"/>
        </w:rPr>
        <w:t>Levi</w:t>
      </w:r>
    </w:p>
    <w:p w14:paraId="23132E1E" w14:textId="77777777" w:rsidR="00B33692" w:rsidRDefault="00B33692"/>
    <w:p w14:paraId="23132E1F" w14:textId="77777777" w:rsidR="00B33692" w:rsidRDefault="00B33692"/>
    <w:p w14:paraId="23132E20" w14:textId="77777777" w:rsidR="00B33692" w:rsidRDefault="00B33692"/>
    <w:p w14:paraId="23132E21" w14:textId="77777777" w:rsidR="00B33692" w:rsidRDefault="00B33692"/>
    <w:p w14:paraId="23132E22" w14:textId="77777777" w:rsidR="00B33692" w:rsidRDefault="00B33692"/>
    <w:p w14:paraId="23132E23" w14:textId="4A5148BD" w:rsidR="00B33692" w:rsidRDefault="00B33692"/>
    <w:p w14:paraId="23132E24" w14:textId="77777777" w:rsidR="00B33692" w:rsidRDefault="00B33692"/>
    <w:p w14:paraId="23132E25" w14:textId="77777777" w:rsidR="00B33692" w:rsidRDefault="00B33692"/>
    <w:p w14:paraId="23132E26" w14:textId="77777777" w:rsidR="00B33692" w:rsidRDefault="00B33692"/>
    <w:p w14:paraId="23132E27" w14:textId="77777777" w:rsidR="00B33692" w:rsidRDefault="00B33692"/>
    <w:p w14:paraId="23132E28" w14:textId="77777777" w:rsidR="00B33692" w:rsidRDefault="00B33692"/>
    <w:p w14:paraId="23132E29" w14:textId="77777777" w:rsidR="00B33692" w:rsidRDefault="00B33692"/>
    <w:p w14:paraId="23132E2A" w14:textId="77777777" w:rsidR="00B33692" w:rsidDel="000B3516" w:rsidRDefault="00B33692">
      <w:pPr>
        <w:rPr>
          <w:del w:id="12" w:author="safwan halabi" w:date="2024-05-19T19:37:00Z" w16du:dateUtc="2024-05-19T16:37:00Z"/>
        </w:rPr>
      </w:pPr>
    </w:p>
    <w:p w14:paraId="23132E2B" w14:textId="77777777" w:rsidR="00B33692" w:rsidRDefault="00B33692"/>
    <w:p w14:paraId="23132E2C" w14:textId="77777777" w:rsidR="00B33692" w:rsidDel="006B42C9" w:rsidRDefault="00B33692">
      <w:pPr>
        <w:rPr>
          <w:del w:id="13" w:author="safwan halabi" w:date="2024-05-18T19:21:00Z" w16du:dateUtc="2024-05-18T16:21:00Z"/>
        </w:rPr>
      </w:pPr>
    </w:p>
    <w:p w14:paraId="23132E2D" w14:textId="77777777" w:rsidR="00B33692" w:rsidDel="006B42C9" w:rsidRDefault="00B33692">
      <w:pPr>
        <w:rPr>
          <w:del w:id="14" w:author="safwan halabi" w:date="2024-05-18T19:21:00Z" w16du:dateUtc="2024-05-18T16:21:00Z"/>
        </w:rPr>
      </w:pPr>
    </w:p>
    <w:p w14:paraId="23132E2E" w14:textId="77777777" w:rsidR="00B33692" w:rsidDel="006B42C9" w:rsidRDefault="00B33692">
      <w:pPr>
        <w:rPr>
          <w:del w:id="15" w:author="safwan halabi" w:date="2024-05-18T19:21:00Z" w16du:dateUtc="2024-05-18T16:21:00Z"/>
        </w:rPr>
      </w:pPr>
    </w:p>
    <w:p w14:paraId="23132E2F" w14:textId="4BFFDA29" w:rsidR="00B33692" w:rsidDel="006B42C9" w:rsidRDefault="006D1925">
      <w:pPr>
        <w:pStyle w:val="Title"/>
        <w:spacing w:before="240" w:after="240"/>
        <w:jc w:val="center"/>
        <w:rPr>
          <w:del w:id="16" w:author="safwan halabi" w:date="2024-05-18T19:21:00Z" w16du:dateUtc="2024-05-18T16:21:00Z"/>
          <w:b/>
          <w:sz w:val="40"/>
          <w:szCs w:val="40"/>
        </w:rPr>
      </w:pPr>
      <w:del w:id="17" w:author="safwan halabi" w:date="2024-05-18T19:21:00Z" w16du:dateUtc="2024-05-18T16:21:00Z">
        <w:r w:rsidDel="006B42C9">
          <w:rPr>
            <w:b/>
            <w:sz w:val="40"/>
            <w:szCs w:val="40"/>
          </w:rPr>
          <w:delText>Abstract</w:delText>
        </w:r>
      </w:del>
    </w:p>
    <w:p w14:paraId="23132E30" w14:textId="16D45C75" w:rsidR="00B33692" w:rsidDel="006B42C9" w:rsidRDefault="006D1925">
      <w:pPr>
        <w:rPr>
          <w:del w:id="18" w:author="safwan halabi" w:date="2024-05-18T19:21:00Z" w16du:dateUtc="2024-05-18T16:21:00Z"/>
        </w:rPr>
      </w:pPr>
      <w:del w:id="19" w:author="safwan halabi" w:date="2024-05-18T19:21:00Z" w16du:dateUtc="2024-05-18T16:21:00Z">
        <w:r w:rsidDel="006B42C9">
          <w:delText>Motivated by the increasing number of undiagnosed Attention Deficit Hyperactivity Disorder (ADHD) cases, often linked to expensive traditional testing, this project presents a web application to aid in ADHD detection in children. This application employs a multi-modal approach, utilizing novel techniques like vocal and eye-tracking assessments alongside standardized caretaker questionnaires to gather comprehensive data. On the back end, a trained Artificial Intelligence model analyzes this data stored in a MongoDB instance. This model, trained on historical data from previously diagnosed children, predicts the likelihood and severity of potential ADHD symptoms in the tested child. This web application offers a potentially objective and convenient method for initial ADHD screening. By combining these novel assessments with caregiver reports, it aims to provide a more comprehensive picture of possible ADHD compared to traditional methods. Future work will involve validating the AI model's accuracy through clinical trials and potentially expanding the functionalities of the web application to further enhance its effectiveness. It's important to note that this application does not diagnose ADHD, but rather helps with detecting possible symptoms, allowing individuals to seek further professional evaluation.</w:delText>
        </w:r>
      </w:del>
    </w:p>
    <w:p w14:paraId="23132E31" w14:textId="77777777" w:rsidR="00B33692" w:rsidDel="006B42C9" w:rsidRDefault="00B33692">
      <w:pPr>
        <w:rPr>
          <w:del w:id="20" w:author="safwan halabi" w:date="2024-05-18T19:21:00Z" w16du:dateUtc="2024-05-18T16:21:00Z"/>
        </w:rPr>
      </w:pPr>
    </w:p>
    <w:p w14:paraId="23132E32" w14:textId="77777777" w:rsidR="00B33692" w:rsidDel="006B42C9" w:rsidRDefault="00B33692">
      <w:pPr>
        <w:rPr>
          <w:del w:id="21" w:author="safwan halabi" w:date="2024-05-18T19:21:00Z" w16du:dateUtc="2024-05-18T16:21:00Z"/>
        </w:rPr>
      </w:pPr>
    </w:p>
    <w:p w14:paraId="23132E33" w14:textId="77777777" w:rsidR="00B33692" w:rsidDel="006B42C9" w:rsidRDefault="00B33692">
      <w:pPr>
        <w:rPr>
          <w:del w:id="22" w:author="safwan halabi" w:date="2024-05-18T19:21:00Z" w16du:dateUtc="2024-05-18T16:21:00Z"/>
        </w:rPr>
      </w:pPr>
    </w:p>
    <w:p w14:paraId="23132E34" w14:textId="77777777" w:rsidR="00B33692" w:rsidDel="006B42C9" w:rsidRDefault="00B33692">
      <w:pPr>
        <w:rPr>
          <w:del w:id="23" w:author="safwan halabi" w:date="2024-05-18T19:21:00Z" w16du:dateUtc="2024-05-18T16:21:00Z"/>
        </w:rPr>
      </w:pPr>
    </w:p>
    <w:p w14:paraId="23132E35" w14:textId="77777777" w:rsidR="00B33692" w:rsidDel="006B42C9" w:rsidRDefault="00B33692">
      <w:pPr>
        <w:rPr>
          <w:del w:id="24" w:author="safwan halabi" w:date="2024-05-18T19:21:00Z" w16du:dateUtc="2024-05-18T16:21:00Z"/>
        </w:rPr>
      </w:pPr>
    </w:p>
    <w:p w14:paraId="23132E36" w14:textId="77777777" w:rsidR="00B33692" w:rsidDel="006B42C9" w:rsidRDefault="00B33692">
      <w:pPr>
        <w:rPr>
          <w:del w:id="25" w:author="safwan halabi" w:date="2024-05-18T19:21:00Z" w16du:dateUtc="2024-05-18T16:21:00Z"/>
        </w:rPr>
      </w:pPr>
    </w:p>
    <w:p w14:paraId="23132E37" w14:textId="77777777" w:rsidR="00B33692" w:rsidDel="006B42C9" w:rsidRDefault="00B33692">
      <w:pPr>
        <w:rPr>
          <w:del w:id="26" w:author="safwan halabi" w:date="2024-05-18T19:21:00Z" w16du:dateUtc="2024-05-18T16:21:00Z"/>
        </w:rPr>
      </w:pPr>
    </w:p>
    <w:p w14:paraId="23132E38" w14:textId="77777777" w:rsidR="00B33692" w:rsidDel="006B42C9" w:rsidRDefault="00B33692">
      <w:pPr>
        <w:rPr>
          <w:del w:id="27" w:author="safwan halabi" w:date="2024-05-18T19:21:00Z" w16du:dateUtc="2024-05-18T16:21:00Z"/>
        </w:rPr>
      </w:pPr>
    </w:p>
    <w:p w14:paraId="23132E39" w14:textId="77777777" w:rsidR="00B33692" w:rsidDel="006B42C9" w:rsidRDefault="00B33692">
      <w:pPr>
        <w:rPr>
          <w:del w:id="28" w:author="safwan halabi" w:date="2024-05-18T19:21:00Z" w16du:dateUtc="2024-05-18T16:21:00Z"/>
        </w:rPr>
      </w:pPr>
    </w:p>
    <w:p w14:paraId="23132E3A" w14:textId="77777777" w:rsidR="00B33692" w:rsidDel="006B42C9" w:rsidRDefault="00B33692">
      <w:pPr>
        <w:rPr>
          <w:del w:id="29" w:author="safwan halabi" w:date="2024-05-18T19:21:00Z" w16du:dateUtc="2024-05-18T16:21:00Z"/>
        </w:rPr>
      </w:pPr>
    </w:p>
    <w:p w14:paraId="23132E3B" w14:textId="77777777" w:rsidR="00B33692" w:rsidDel="006B42C9" w:rsidRDefault="00B33692">
      <w:pPr>
        <w:rPr>
          <w:del w:id="30" w:author="safwan halabi" w:date="2024-05-18T19:21:00Z" w16du:dateUtc="2024-05-18T16:21:00Z"/>
        </w:rPr>
      </w:pPr>
    </w:p>
    <w:p w14:paraId="23132E3C" w14:textId="77777777" w:rsidR="00B33692" w:rsidDel="006B42C9" w:rsidRDefault="00B33692">
      <w:pPr>
        <w:rPr>
          <w:del w:id="31" w:author="safwan halabi" w:date="2024-05-18T19:21:00Z" w16du:dateUtc="2024-05-18T16:21:00Z"/>
        </w:rPr>
      </w:pPr>
    </w:p>
    <w:p w14:paraId="23132E3D" w14:textId="77777777" w:rsidR="00B33692" w:rsidDel="006B42C9" w:rsidRDefault="00B33692">
      <w:pPr>
        <w:rPr>
          <w:del w:id="32" w:author="safwan halabi" w:date="2024-05-18T19:21:00Z" w16du:dateUtc="2024-05-18T16:21:00Z"/>
        </w:rPr>
      </w:pPr>
    </w:p>
    <w:p w14:paraId="23132E3E" w14:textId="77777777" w:rsidR="00B33692" w:rsidDel="006B42C9" w:rsidRDefault="00B33692">
      <w:pPr>
        <w:rPr>
          <w:del w:id="33" w:author="safwan halabi" w:date="2024-05-18T19:21:00Z" w16du:dateUtc="2024-05-18T16:21:00Z"/>
        </w:rPr>
      </w:pPr>
    </w:p>
    <w:p w14:paraId="23132E3F" w14:textId="77777777" w:rsidR="00B33692" w:rsidDel="006B42C9" w:rsidRDefault="00B33692">
      <w:pPr>
        <w:rPr>
          <w:del w:id="34" w:author="safwan halabi" w:date="2024-05-18T19:21:00Z" w16du:dateUtc="2024-05-18T16:21:00Z"/>
        </w:rPr>
      </w:pPr>
    </w:p>
    <w:p w14:paraId="23132E40" w14:textId="77777777" w:rsidR="00B33692" w:rsidDel="006B42C9" w:rsidRDefault="00B33692">
      <w:pPr>
        <w:rPr>
          <w:del w:id="35" w:author="safwan halabi" w:date="2024-05-18T19:21:00Z" w16du:dateUtc="2024-05-18T16:21:00Z"/>
        </w:rPr>
      </w:pPr>
    </w:p>
    <w:p w14:paraId="23132E41" w14:textId="77777777" w:rsidR="00B33692" w:rsidDel="006B42C9" w:rsidRDefault="00B33692">
      <w:pPr>
        <w:rPr>
          <w:del w:id="36" w:author="safwan halabi" w:date="2024-05-18T19:21:00Z" w16du:dateUtc="2024-05-18T16:21:00Z"/>
        </w:rPr>
      </w:pPr>
    </w:p>
    <w:p w14:paraId="23132E42" w14:textId="77777777" w:rsidR="00B33692" w:rsidDel="006B42C9" w:rsidRDefault="00B33692">
      <w:pPr>
        <w:rPr>
          <w:del w:id="37" w:author="safwan halabi" w:date="2024-05-18T19:21:00Z" w16du:dateUtc="2024-05-18T16:21:00Z"/>
        </w:rPr>
      </w:pPr>
    </w:p>
    <w:p w14:paraId="23132E43" w14:textId="77777777" w:rsidR="00B33692" w:rsidDel="006B42C9" w:rsidRDefault="00B33692">
      <w:pPr>
        <w:rPr>
          <w:del w:id="38" w:author="safwan halabi" w:date="2024-05-18T19:21:00Z" w16du:dateUtc="2024-05-18T16:21:00Z"/>
        </w:rPr>
      </w:pPr>
    </w:p>
    <w:p w14:paraId="23132E44" w14:textId="77777777" w:rsidR="00B33692" w:rsidDel="006B42C9" w:rsidRDefault="00B33692">
      <w:pPr>
        <w:rPr>
          <w:del w:id="39" w:author="safwan halabi" w:date="2024-05-18T19:21:00Z" w16du:dateUtc="2024-05-18T16:21:00Z"/>
        </w:rPr>
      </w:pPr>
    </w:p>
    <w:p w14:paraId="23132E45" w14:textId="77777777" w:rsidR="00B33692" w:rsidDel="006B42C9" w:rsidRDefault="00B33692">
      <w:pPr>
        <w:rPr>
          <w:del w:id="40" w:author="safwan halabi" w:date="2024-05-18T19:21:00Z" w16du:dateUtc="2024-05-18T16:21:00Z"/>
        </w:rPr>
      </w:pPr>
    </w:p>
    <w:p w14:paraId="23132E46" w14:textId="77777777" w:rsidR="00B33692" w:rsidDel="006B42C9" w:rsidRDefault="00B33692">
      <w:pPr>
        <w:rPr>
          <w:del w:id="41" w:author="safwan halabi" w:date="2024-05-18T19:21:00Z" w16du:dateUtc="2024-05-18T16:21:00Z"/>
        </w:rPr>
      </w:pPr>
    </w:p>
    <w:p w14:paraId="23132E47" w14:textId="77777777" w:rsidR="00B33692" w:rsidDel="006B42C9" w:rsidRDefault="00B33692">
      <w:pPr>
        <w:rPr>
          <w:del w:id="42" w:author="safwan halabi" w:date="2024-05-18T19:21:00Z" w16du:dateUtc="2024-05-18T16:21:00Z"/>
        </w:rPr>
      </w:pPr>
    </w:p>
    <w:p w14:paraId="23132E48" w14:textId="77777777" w:rsidR="00B33692" w:rsidDel="006B42C9" w:rsidRDefault="00B33692">
      <w:pPr>
        <w:rPr>
          <w:del w:id="43" w:author="safwan halabi" w:date="2024-05-18T19:21:00Z" w16du:dateUtc="2024-05-18T16:21:00Z"/>
        </w:rPr>
      </w:pPr>
    </w:p>
    <w:p w14:paraId="23132E49" w14:textId="77777777" w:rsidR="00B33692" w:rsidDel="006B42C9" w:rsidRDefault="00B33692">
      <w:pPr>
        <w:rPr>
          <w:del w:id="44" w:author="safwan halabi" w:date="2024-05-18T19:21:00Z" w16du:dateUtc="2024-05-18T16:21:00Z"/>
        </w:rPr>
      </w:pPr>
    </w:p>
    <w:p w14:paraId="23132E4A" w14:textId="77777777" w:rsidR="00B33692" w:rsidDel="006B42C9" w:rsidRDefault="00B33692">
      <w:pPr>
        <w:rPr>
          <w:del w:id="45" w:author="safwan halabi" w:date="2024-05-18T19:21:00Z" w16du:dateUtc="2024-05-18T16:21:00Z"/>
        </w:rPr>
      </w:pPr>
    </w:p>
    <w:p w14:paraId="23132E4B" w14:textId="77777777" w:rsidR="00B33692" w:rsidDel="000B3516" w:rsidRDefault="00B33692">
      <w:pPr>
        <w:rPr>
          <w:del w:id="46" w:author="safwan halabi" w:date="2024-05-19T19:37:00Z" w16du:dateUtc="2024-05-19T16:37:00Z"/>
        </w:rPr>
      </w:pPr>
    </w:p>
    <w:p w14:paraId="23132E4C" w14:textId="77777777" w:rsidR="00B33692" w:rsidRDefault="00B33692"/>
    <w:p w14:paraId="23132E4D" w14:textId="77777777" w:rsidR="00B33692" w:rsidRDefault="006D1925">
      <w:pPr>
        <w:pStyle w:val="Heading1"/>
      </w:pPr>
      <w:bookmarkStart w:id="47" w:name="_1fob9te" w:colFirst="0" w:colLast="0"/>
      <w:bookmarkStart w:id="48" w:name="_Toc167039062"/>
      <w:bookmarkEnd w:id="47"/>
      <w:r>
        <w:lastRenderedPageBreak/>
        <w:t>Table of Contents</w:t>
      </w:r>
      <w:bookmarkEnd w:id="48"/>
    </w:p>
    <w:p w14:paraId="23132E4E" w14:textId="77777777" w:rsidR="00B33692" w:rsidRDefault="00B33692"/>
    <w:sdt>
      <w:sdtPr>
        <w:rPr>
          <w:b w:val="0"/>
          <w:bCs w:val="0"/>
          <w:noProof w:val="0"/>
        </w:rPr>
        <w:id w:val="-21104761"/>
        <w:docPartObj>
          <w:docPartGallery w:val="Table of Contents"/>
          <w:docPartUnique/>
        </w:docPartObj>
      </w:sdtPr>
      <w:sdtContent>
        <w:p w14:paraId="24338251" w14:textId="05B32F5C" w:rsidR="00AC5527" w:rsidRDefault="006D1925">
          <w:pPr>
            <w:pStyle w:val="TOC1"/>
            <w:rPr>
              <w:ins w:id="49" w:author="safwan halabi" w:date="2024-05-19T19:23:00Z" w16du:dateUtc="2024-05-19T16:23:00Z"/>
              <w:rFonts w:asciiTheme="minorHAnsi" w:eastAsiaTheme="minorEastAsia" w:hAnsiTheme="minorHAnsi" w:cstheme="minorBidi"/>
              <w:kern w:val="2"/>
              <w:sz w:val="24"/>
              <w:szCs w:val="24"/>
              <w:lang w:val="en-IL" w:bidi="ar-SA"/>
              <w14:ligatures w14:val="standardContextual"/>
            </w:rPr>
          </w:pPr>
          <w:r>
            <w:fldChar w:fldCharType="begin"/>
          </w:r>
          <w:r>
            <w:instrText xml:space="preserve"> TOC \h \u \z \t "Heading 1,1,Heading 2,2,Heading 3,3,Heading 4,4,Heading 5,5,Heading 6,6,"</w:instrText>
          </w:r>
          <w:r>
            <w:fldChar w:fldCharType="separate"/>
          </w:r>
          <w:ins w:id="50" w:author="safwan halabi" w:date="2024-05-19T19:23:00Z" w16du:dateUtc="2024-05-19T16:23:00Z">
            <w:r w:rsidR="00AC5527" w:rsidRPr="00140469">
              <w:rPr>
                <w:rStyle w:val="Hyperlink"/>
              </w:rPr>
              <w:fldChar w:fldCharType="begin"/>
            </w:r>
            <w:r w:rsidR="00AC5527" w:rsidRPr="00140469">
              <w:rPr>
                <w:rStyle w:val="Hyperlink"/>
              </w:rPr>
              <w:instrText xml:space="preserve"> </w:instrText>
            </w:r>
            <w:r w:rsidR="00AC5527">
              <w:instrText>HYPERLINK \l "_Toc167039062"</w:instrText>
            </w:r>
            <w:r w:rsidR="00AC5527" w:rsidRPr="00140469">
              <w:rPr>
                <w:rStyle w:val="Hyperlink"/>
              </w:rPr>
              <w:instrText xml:space="preserve"> </w:instrText>
            </w:r>
            <w:r w:rsidR="00AC5527" w:rsidRPr="00140469">
              <w:rPr>
                <w:rStyle w:val="Hyperlink"/>
              </w:rPr>
            </w:r>
            <w:r w:rsidR="00AC5527" w:rsidRPr="00140469">
              <w:rPr>
                <w:rStyle w:val="Hyperlink"/>
              </w:rPr>
              <w:fldChar w:fldCharType="separate"/>
            </w:r>
            <w:r w:rsidR="00AC5527" w:rsidRPr="00140469">
              <w:rPr>
                <w:rStyle w:val="Hyperlink"/>
              </w:rPr>
              <w:t>Table of Contents</w:t>
            </w:r>
            <w:r w:rsidR="00AC5527">
              <w:rPr>
                <w:webHidden/>
              </w:rPr>
              <w:tab/>
            </w:r>
            <w:r w:rsidR="00AC5527">
              <w:rPr>
                <w:webHidden/>
              </w:rPr>
              <w:fldChar w:fldCharType="begin"/>
            </w:r>
            <w:r w:rsidR="00AC5527">
              <w:rPr>
                <w:webHidden/>
              </w:rPr>
              <w:instrText xml:space="preserve"> PAGEREF _Toc167039062 \h </w:instrText>
            </w:r>
          </w:ins>
          <w:r w:rsidR="00AC5527">
            <w:rPr>
              <w:webHidden/>
            </w:rPr>
          </w:r>
          <w:r w:rsidR="00AC5527">
            <w:rPr>
              <w:webHidden/>
            </w:rPr>
            <w:fldChar w:fldCharType="separate"/>
          </w:r>
          <w:ins w:id="51" w:author="safwan halabi" w:date="2024-05-19T19:23:00Z" w16du:dateUtc="2024-05-19T16:23:00Z">
            <w:r w:rsidR="00AC5527">
              <w:rPr>
                <w:webHidden/>
              </w:rPr>
              <w:t>2</w:t>
            </w:r>
            <w:r w:rsidR="00AC5527">
              <w:rPr>
                <w:webHidden/>
              </w:rPr>
              <w:fldChar w:fldCharType="end"/>
            </w:r>
            <w:r w:rsidR="00AC5527" w:rsidRPr="00140469">
              <w:rPr>
                <w:rStyle w:val="Hyperlink"/>
              </w:rPr>
              <w:fldChar w:fldCharType="end"/>
            </w:r>
          </w:ins>
        </w:p>
        <w:p w14:paraId="671B2D5F" w14:textId="5EE23261" w:rsidR="00AC5527" w:rsidRPr="00AC5527" w:rsidRDefault="00AC5527">
          <w:pPr>
            <w:pStyle w:val="TOC1"/>
            <w:rPr>
              <w:ins w:id="52" w:author="safwan halabi" w:date="2024-05-19T19:23:00Z" w16du:dateUtc="2024-05-19T16:23:00Z"/>
              <w:rFonts w:asciiTheme="minorHAnsi" w:eastAsiaTheme="minorEastAsia" w:hAnsiTheme="minorHAnsi" w:cstheme="minorBidi"/>
              <w:kern w:val="2"/>
              <w:sz w:val="24"/>
              <w:szCs w:val="24"/>
              <w:lang w:val="en-IL" w:bidi="ar-SA"/>
              <w14:ligatures w14:val="standardContextual"/>
            </w:rPr>
          </w:pPr>
          <w:ins w:id="53" w:author="safwan halabi" w:date="2024-05-19T19:23:00Z" w16du:dateUtc="2024-05-19T16:23:00Z">
            <w:r w:rsidRPr="00AC5527">
              <w:rPr>
                <w:rStyle w:val="Hyperlink"/>
              </w:rPr>
              <w:fldChar w:fldCharType="begin"/>
            </w:r>
            <w:r w:rsidRPr="00AC5527">
              <w:rPr>
                <w:rStyle w:val="Hyperlink"/>
              </w:rPr>
              <w:instrText xml:space="preserve"> </w:instrText>
            </w:r>
            <w:r w:rsidRPr="00AC5527">
              <w:instrText>HYPERLINK \l "_Toc167039063"</w:instrText>
            </w:r>
            <w:r w:rsidRPr="00AC5527">
              <w:rPr>
                <w:rStyle w:val="Hyperlink"/>
              </w:rPr>
              <w:instrText xml:space="preserve"> </w:instrText>
            </w:r>
            <w:r w:rsidRPr="00AC5527">
              <w:rPr>
                <w:rStyle w:val="Hyperlink"/>
              </w:rPr>
            </w:r>
            <w:r w:rsidRPr="00AC5527">
              <w:rPr>
                <w:rStyle w:val="Hyperlink"/>
              </w:rPr>
              <w:fldChar w:fldCharType="separate"/>
            </w:r>
            <w:r w:rsidRPr="00AC5527">
              <w:rPr>
                <w:rStyle w:val="Hyperlink"/>
              </w:rPr>
              <w:t>1.</w:t>
            </w:r>
            <w:r w:rsidRPr="00AC5527">
              <w:rPr>
                <w:rFonts w:asciiTheme="minorHAnsi" w:eastAsiaTheme="minorEastAsia" w:hAnsiTheme="minorHAnsi" w:cstheme="minorBidi"/>
                <w:kern w:val="2"/>
                <w:sz w:val="24"/>
                <w:szCs w:val="24"/>
                <w:lang w:val="en-IL" w:bidi="ar-SA"/>
                <w14:ligatures w14:val="standardContextual"/>
              </w:rPr>
              <w:tab/>
            </w:r>
            <w:r w:rsidRPr="00AC5527">
              <w:rPr>
                <w:rStyle w:val="Hyperlink"/>
              </w:rPr>
              <w:t>Introduction</w:t>
            </w:r>
            <w:r w:rsidRPr="00AC5527">
              <w:rPr>
                <w:webHidden/>
              </w:rPr>
              <w:tab/>
            </w:r>
            <w:r w:rsidRPr="00AC5527">
              <w:rPr>
                <w:webHidden/>
              </w:rPr>
              <w:fldChar w:fldCharType="begin"/>
            </w:r>
            <w:r w:rsidRPr="00AC5527">
              <w:rPr>
                <w:webHidden/>
              </w:rPr>
              <w:instrText xml:space="preserve"> PAGEREF _Toc167039063 \h </w:instrText>
            </w:r>
          </w:ins>
          <w:r w:rsidRPr="00AC5527">
            <w:rPr>
              <w:webHidden/>
            </w:rPr>
          </w:r>
          <w:r w:rsidRPr="00AC5527">
            <w:rPr>
              <w:webHidden/>
            </w:rPr>
            <w:fldChar w:fldCharType="separate"/>
          </w:r>
          <w:ins w:id="54" w:author="safwan halabi" w:date="2024-05-19T19:23:00Z" w16du:dateUtc="2024-05-19T16:23:00Z">
            <w:r w:rsidRPr="00AC5527">
              <w:rPr>
                <w:webHidden/>
              </w:rPr>
              <w:t>3</w:t>
            </w:r>
            <w:r w:rsidRPr="00AC5527">
              <w:rPr>
                <w:webHidden/>
              </w:rPr>
              <w:fldChar w:fldCharType="end"/>
            </w:r>
            <w:r w:rsidRPr="00AC5527">
              <w:rPr>
                <w:rStyle w:val="Hyperlink"/>
              </w:rPr>
              <w:fldChar w:fldCharType="end"/>
            </w:r>
          </w:ins>
        </w:p>
        <w:p w14:paraId="18A88E73" w14:textId="22350C29" w:rsidR="00AC5527" w:rsidRDefault="00AC5527">
          <w:pPr>
            <w:pStyle w:val="TOC2"/>
            <w:tabs>
              <w:tab w:val="right" w:leader="dot" w:pos="9019"/>
            </w:tabs>
            <w:spacing w:after="0"/>
            <w:rPr>
              <w:ins w:id="55"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56" w:author="safwan halabi" w:date="2024-05-19T19:23:00Z" w16du:dateUtc="2024-05-19T16:23:00Z">
              <w:pPr>
                <w:pStyle w:val="TOC2"/>
                <w:tabs>
                  <w:tab w:val="right" w:leader="dot" w:pos="9019"/>
                </w:tabs>
              </w:pPr>
            </w:pPrChange>
          </w:pPr>
          <w:ins w:id="57"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"_Toc167039064"</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1.1 General description of the problem:</w:t>
            </w:r>
            <w:r>
              <w:rPr>
                <w:noProof/>
                <w:webHidden/>
              </w:rPr>
              <w:tab/>
            </w:r>
            <w:r>
              <w:rPr>
                <w:noProof/>
                <w:webHidden/>
              </w:rPr>
              <w:fldChar w:fldCharType="begin"/>
            </w:r>
            <w:r>
              <w:rPr>
                <w:noProof/>
                <w:webHidden/>
              </w:rPr>
              <w:instrText xml:space="preserve"> PAGEREF _Toc167039064 \h </w:instrText>
            </w:r>
          </w:ins>
          <w:r>
            <w:rPr>
              <w:noProof/>
              <w:webHidden/>
            </w:rPr>
          </w:r>
          <w:r>
            <w:rPr>
              <w:noProof/>
              <w:webHidden/>
            </w:rPr>
            <w:fldChar w:fldCharType="separate"/>
          </w:r>
          <w:ins w:id="58" w:author="safwan halabi" w:date="2024-05-19T19:23:00Z" w16du:dateUtc="2024-05-19T16:23:00Z">
            <w:r>
              <w:rPr>
                <w:noProof/>
                <w:webHidden/>
              </w:rPr>
              <w:t>3</w:t>
            </w:r>
            <w:r>
              <w:rPr>
                <w:noProof/>
                <w:webHidden/>
              </w:rPr>
              <w:fldChar w:fldCharType="end"/>
            </w:r>
            <w:r w:rsidRPr="00140469">
              <w:rPr>
                <w:rStyle w:val="Hyperlink"/>
                <w:noProof/>
              </w:rPr>
              <w:fldChar w:fldCharType="end"/>
            </w:r>
          </w:ins>
        </w:p>
        <w:p w14:paraId="156D8BB3" w14:textId="5956623B" w:rsidR="00AC5527" w:rsidRDefault="00AC5527">
          <w:pPr>
            <w:pStyle w:val="TOC2"/>
            <w:tabs>
              <w:tab w:val="right" w:leader="dot" w:pos="9019"/>
            </w:tabs>
            <w:spacing w:after="0"/>
            <w:rPr>
              <w:ins w:id="59"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60" w:author="safwan halabi" w:date="2024-05-19T19:23:00Z" w16du:dateUtc="2024-05-19T16:23:00Z">
              <w:pPr>
                <w:pStyle w:val="TOC2"/>
                <w:tabs>
                  <w:tab w:val="right" w:leader="dot" w:pos="9019"/>
                </w:tabs>
              </w:pPr>
            </w:pPrChange>
          </w:pPr>
          <w:ins w:id="61"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"_Toc167039065"</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1.2 Current available solutions to diagnose symptoms:</w:t>
            </w:r>
            <w:r>
              <w:rPr>
                <w:noProof/>
                <w:webHidden/>
              </w:rPr>
              <w:tab/>
            </w:r>
            <w:r>
              <w:rPr>
                <w:noProof/>
                <w:webHidden/>
              </w:rPr>
              <w:fldChar w:fldCharType="begin"/>
            </w:r>
            <w:r>
              <w:rPr>
                <w:noProof/>
                <w:webHidden/>
              </w:rPr>
              <w:instrText xml:space="preserve"> PAGEREF _Toc167039065 \h </w:instrText>
            </w:r>
          </w:ins>
          <w:r>
            <w:rPr>
              <w:noProof/>
              <w:webHidden/>
            </w:rPr>
          </w:r>
          <w:r>
            <w:rPr>
              <w:noProof/>
              <w:webHidden/>
            </w:rPr>
            <w:fldChar w:fldCharType="separate"/>
          </w:r>
          <w:ins w:id="62" w:author="safwan halabi" w:date="2024-05-19T19:23:00Z" w16du:dateUtc="2024-05-19T16:23:00Z">
            <w:r>
              <w:rPr>
                <w:noProof/>
                <w:webHidden/>
              </w:rPr>
              <w:t>4</w:t>
            </w:r>
            <w:r>
              <w:rPr>
                <w:noProof/>
                <w:webHidden/>
              </w:rPr>
              <w:fldChar w:fldCharType="end"/>
            </w:r>
            <w:r w:rsidRPr="00140469">
              <w:rPr>
                <w:rStyle w:val="Hyperlink"/>
                <w:noProof/>
              </w:rPr>
              <w:fldChar w:fldCharType="end"/>
            </w:r>
          </w:ins>
        </w:p>
        <w:p w14:paraId="2695152A" w14:textId="3FF91A9F" w:rsidR="00AC5527" w:rsidRDefault="00AC5527">
          <w:pPr>
            <w:pStyle w:val="TOC2"/>
            <w:tabs>
              <w:tab w:val="right" w:leader="dot" w:pos="9019"/>
            </w:tabs>
            <w:spacing w:after="0"/>
            <w:rPr>
              <w:ins w:id="63"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64" w:author="safwan halabi" w:date="2024-05-19T19:23:00Z" w16du:dateUtc="2024-05-19T16:23:00Z">
              <w:pPr>
                <w:pStyle w:val="TOC2"/>
                <w:tabs>
                  <w:tab w:val="right" w:leader="dot" w:pos="9019"/>
                </w:tabs>
              </w:pPr>
            </w:pPrChange>
          </w:pPr>
          <w:ins w:id="65"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"_Toc167039066"</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1.3 What do we plan on doing and how will it help solve the issue:</w:t>
            </w:r>
            <w:r>
              <w:rPr>
                <w:noProof/>
                <w:webHidden/>
              </w:rPr>
              <w:tab/>
            </w:r>
            <w:r>
              <w:rPr>
                <w:noProof/>
                <w:webHidden/>
              </w:rPr>
              <w:fldChar w:fldCharType="begin"/>
            </w:r>
            <w:r>
              <w:rPr>
                <w:noProof/>
                <w:webHidden/>
              </w:rPr>
              <w:instrText xml:space="preserve"> PAGEREF _Toc167039066 \h </w:instrText>
            </w:r>
          </w:ins>
          <w:r>
            <w:rPr>
              <w:noProof/>
              <w:webHidden/>
            </w:rPr>
          </w:r>
          <w:r>
            <w:rPr>
              <w:noProof/>
              <w:webHidden/>
            </w:rPr>
            <w:fldChar w:fldCharType="separate"/>
          </w:r>
          <w:ins w:id="66" w:author="safwan halabi" w:date="2024-05-19T19:23:00Z" w16du:dateUtc="2024-05-19T16:23:00Z">
            <w:r>
              <w:rPr>
                <w:noProof/>
                <w:webHidden/>
              </w:rPr>
              <w:t>4</w:t>
            </w:r>
            <w:r>
              <w:rPr>
                <w:noProof/>
                <w:webHidden/>
              </w:rPr>
              <w:fldChar w:fldCharType="end"/>
            </w:r>
            <w:r w:rsidRPr="00140469">
              <w:rPr>
                <w:rStyle w:val="Hyperlink"/>
                <w:noProof/>
              </w:rPr>
              <w:fldChar w:fldCharType="end"/>
            </w:r>
          </w:ins>
        </w:p>
        <w:p w14:paraId="4059BC82" w14:textId="393206A6" w:rsidR="00AC5527" w:rsidRPr="00AC5527" w:rsidRDefault="00AC5527">
          <w:pPr>
            <w:pStyle w:val="TOC2"/>
            <w:tabs>
              <w:tab w:val="right" w:leader="dot" w:pos="9019"/>
            </w:tabs>
            <w:spacing w:after="0"/>
            <w:rPr>
              <w:ins w:id="67"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68" w:author="safwan halabi" w:date="2024-05-19T19:23:00Z" w16du:dateUtc="2024-05-19T16:23:00Z">
              <w:pPr>
                <w:pStyle w:val="TOC2"/>
                <w:tabs>
                  <w:tab w:val="right" w:leader="dot" w:pos="9019"/>
                </w:tabs>
              </w:pPr>
            </w:pPrChange>
          </w:pPr>
          <w:ins w:id="69" w:author="safwan halabi" w:date="2024-05-19T19:23:00Z" w16du:dateUtc="2024-05-19T16:23:00Z">
            <w:r w:rsidRPr="00AC5527">
              <w:rPr>
                <w:rStyle w:val="Hyperlink"/>
                <w:noProof/>
                <w:u w:val="none"/>
                <w:rPrChange w:id="70" w:author="safwan halabi" w:date="2024-05-19T19:23:00Z" w16du:dateUtc="2024-05-19T16:23:00Z">
                  <w:rPr>
                    <w:rStyle w:val="Hyperlink"/>
                    <w:noProof/>
                  </w:rPr>
                </w:rPrChange>
              </w:rPr>
              <w:fldChar w:fldCharType="begin"/>
            </w:r>
            <w:r w:rsidRPr="00AC5527">
              <w:rPr>
                <w:rStyle w:val="Hyperlink"/>
                <w:noProof/>
                <w:u w:val="none"/>
                <w:rPrChange w:id="71" w:author="safwan halabi" w:date="2024-05-19T19:23:00Z" w16du:dateUtc="2024-05-19T16:23:00Z">
                  <w:rPr>
                    <w:rStyle w:val="Hyperlink"/>
                    <w:noProof/>
                  </w:rPr>
                </w:rPrChange>
              </w:rPr>
              <w:instrText xml:space="preserve"> </w:instrText>
            </w:r>
            <w:r w:rsidRPr="00AC5527">
              <w:rPr>
                <w:noProof/>
              </w:rPr>
              <w:instrText>HYPERLINK \l "_Toc167039067"</w:instrText>
            </w:r>
            <w:r w:rsidRPr="00AC5527">
              <w:rPr>
                <w:rStyle w:val="Hyperlink"/>
                <w:noProof/>
                <w:u w:val="none"/>
                <w:rPrChange w:id="72" w:author="safwan halabi" w:date="2024-05-19T19:23:00Z" w16du:dateUtc="2024-05-19T16:23:00Z">
                  <w:rPr>
                    <w:rStyle w:val="Hyperlink"/>
                    <w:noProof/>
                  </w:rPr>
                </w:rPrChange>
              </w:rPr>
              <w:instrText xml:space="preserve"> </w:instrText>
            </w:r>
            <w:r w:rsidRPr="00AC5527">
              <w:rPr>
                <w:rStyle w:val="Hyperlink"/>
                <w:noProof/>
                <w:u w:val="none"/>
                <w:rPrChange w:id="73" w:author="safwan halabi" w:date="2024-05-19T19:23:00Z" w16du:dateUtc="2024-05-19T16:23:00Z">
                  <w:rPr>
                    <w:rStyle w:val="Hyperlink"/>
                    <w:noProof/>
                    <w:u w:val="none"/>
                  </w:rPr>
                </w:rPrChange>
              </w:rPr>
            </w:r>
            <w:r w:rsidRPr="00AC5527">
              <w:rPr>
                <w:rStyle w:val="Hyperlink"/>
                <w:noProof/>
                <w:u w:val="none"/>
                <w:rPrChange w:id="74" w:author="safwan halabi" w:date="2024-05-19T19:23:00Z" w16du:dateUtc="2024-05-19T16:23:00Z">
                  <w:rPr>
                    <w:rStyle w:val="Hyperlink"/>
                    <w:noProof/>
                  </w:rPr>
                </w:rPrChange>
              </w:rPr>
              <w:fldChar w:fldCharType="separate"/>
            </w:r>
            <w:r w:rsidRPr="00AC5527">
              <w:rPr>
                <w:rStyle w:val="Hyperlink"/>
                <w:noProof/>
                <w:u w:val="none"/>
                <w:rPrChange w:id="75" w:author="safwan halabi" w:date="2024-05-19T19:23:00Z" w16du:dateUtc="2024-05-19T16:23:00Z">
                  <w:rPr>
                    <w:rStyle w:val="Hyperlink"/>
                    <w:noProof/>
                  </w:rPr>
                </w:rPrChange>
              </w:rPr>
              <w:t>1.4 Beneficiaries</w:t>
            </w:r>
            <w:r w:rsidRPr="00AC5527">
              <w:rPr>
                <w:noProof/>
                <w:webHidden/>
              </w:rPr>
              <w:tab/>
            </w:r>
            <w:r w:rsidRPr="00AC5527">
              <w:rPr>
                <w:noProof/>
                <w:webHidden/>
              </w:rPr>
              <w:fldChar w:fldCharType="begin"/>
            </w:r>
            <w:r w:rsidRPr="00AC5527">
              <w:rPr>
                <w:noProof/>
                <w:webHidden/>
              </w:rPr>
              <w:instrText xml:space="preserve"> PAGEREF _Toc167039067 \h </w:instrText>
            </w:r>
          </w:ins>
          <w:r w:rsidRPr="00AC5527">
            <w:rPr>
              <w:noProof/>
              <w:webHidden/>
            </w:rPr>
          </w:r>
          <w:r w:rsidRPr="00AC5527">
            <w:rPr>
              <w:noProof/>
              <w:webHidden/>
            </w:rPr>
            <w:fldChar w:fldCharType="separate"/>
          </w:r>
          <w:ins w:id="76" w:author="safwan halabi" w:date="2024-05-19T19:23:00Z" w16du:dateUtc="2024-05-19T16:23:00Z">
            <w:r w:rsidRPr="00AC5527">
              <w:rPr>
                <w:noProof/>
                <w:webHidden/>
              </w:rPr>
              <w:t>4</w:t>
            </w:r>
            <w:r w:rsidRPr="00AC5527">
              <w:rPr>
                <w:noProof/>
                <w:webHidden/>
              </w:rPr>
              <w:fldChar w:fldCharType="end"/>
            </w:r>
            <w:r w:rsidRPr="00AC5527">
              <w:rPr>
                <w:rStyle w:val="Hyperlink"/>
                <w:noProof/>
                <w:u w:val="none"/>
                <w:rPrChange w:id="77" w:author="safwan halabi" w:date="2024-05-19T19:23:00Z" w16du:dateUtc="2024-05-19T16:23:00Z">
                  <w:rPr>
                    <w:rStyle w:val="Hyperlink"/>
                    <w:noProof/>
                  </w:rPr>
                </w:rPrChange>
              </w:rPr>
              <w:fldChar w:fldCharType="end"/>
            </w:r>
          </w:ins>
        </w:p>
        <w:p w14:paraId="4DA18F4F" w14:textId="5E22DD2A" w:rsidR="00AC5527" w:rsidRDefault="00AC5527">
          <w:pPr>
            <w:pStyle w:val="TOC1"/>
            <w:rPr>
              <w:ins w:id="78" w:author="safwan halabi" w:date="2024-05-19T19:23:00Z" w16du:dateUtc="2024-05-19T16:23:00Z"/>
              <w:rFonts w:asciiTheme="minorHAnsi" w:eastAsiaTheme="minorEastAsia" w:hAnsiTheme="minorHAnsi" w:cstheme="minorBidi"/>
              <w:kern w:val="2"/>
              <w:sz w:val="24"/>
              <w:szCs w:val="24"/>
              <w:lang w:val="en-IL" w:bidi="ar-SA"/>
              <w14:ligatures w14:val="standardContextual"/>
            </w:rPr>
          </w:pPr>
          <w:ins w:id="79" w:author="safwan halabi" w:date="2024-05-19T19:23:00Z" w16du:dateUtc="2024-05-19T16:23:00Z">
            <w:r w:rsidRPr="00140469">
              <w:rPr>
                <w:rStyle w:val="Hyperlink"/>
              </w:rPr>
              <w:fldChar w:fldCharType="begin"/>
            </w:r>
            <w:r w:rsidRPr="00140469">
              <w:rPr>
                <w:rStyle w:val="Hyperlink"/>
              </w:rPr>
              <w:instrText xml:space="preserve"> </w:instrText>
            </w:r>
            <w:r>
              <w:instrText>HYPERLINK \l "_Toc167039068"</w:instrText>
            </w:r>
            <w:r w:rsidRPr="00140469">
              <w:rPr>
                <w:rStyle w:val="Hyperlink"/>
              </w:rPr>
              <w:instrText xml:space="preserve"> </w:instrText>
            </w:r>
            <w:r w:rsidRPr="00140469">
              <w:rPr>
                <w:rStyle w:val="Hyperlink"/>
              </w:rPr>
            </w:r>
            <w:r w:rsidRPr="00140469">
              <w:rPr>
                <w:rStyle w:val="Hyperlink"/>
              </w:rPr>
              <w:fldChar w:fldCharType="separate"/>
            </w:r>
            <w:r w:rsidRPr="00140469">
              <w:rPr>
                <w:rStyle w:val="Hyperlink"/>
              </w:rPr>
              <w:t>2.</w:t>
            </w:r>
            <w:r>
              <w:rPr>
                <w:rFonts w:asciiTheme="minorHAnsi" w:eastAsiaTheme="minorEastAsia" w:hAnsiTheme="minorHAnsi" w:cstheme="minorBidi"/>
                <w:kern w:val="2"/>
                <w:sz w:val="24"/>
                <w:szCs w:val="24"/>
                <w:lang w:val="en-IL" w:bidi="ar-SA"/>
                <w14:ligatures w14:val="standardContextual"/>
              </w:rPr>
              <w:tab/>
            </w:r>
            <w:r w:rsidRPr="00140469">
              <w:rPr>
                <w:rStyle w:val="Hyperlink"/>
              </w:rPr>
              <w:t>Background</w:t>
            </w:r>
            <w:r>
              <w:rPr>
                <w:webHidden/>
              </w:rPr>
              <w:tab/>
            </w:r>
            <w:r>
              <w:rPr>
                <w:webHidden/>
              </w:rPr>
              <w:fldChar w:fldCharType="begin"/>
            </w:r>
            <w:r>
              <w:rPr>
                <w:webHidden/>
              </w:rPr>
              <w:instrText xml:space="preserve"> PAGEREF _Toc167039068 \h </w:instrText>
            </w:r>
          </w:ins>
          <w:r>
            <w:rPr>
              <w:webHidden/>
            </w:rPr>
          </w:r>
          <w:r>
            <w:rPr>
              <w:webHidden/>
            </w:rPr>
            <w:fldChar w:fldCharType="separate"/>
          </w:r>
          <w:ins w:id="80" w:author="safwan halabi" w:date="2024-05-19T19:23:00Z" w16du:dateUtc="2024-05-19T16:23:00Z">
            <w:r>
              <w:rPr>
                <w:webHidden/>
              </w:rPr>
              <w:t>5</w:t>
            </w:r>
            <w:r>
              <w:rPr>
                <w:webHidden/>
              </w:rPr>
              <w:fldChar w:fldCharType="end"/>
            </w:r>
            <w:r w:rsidRPr="00140469">
              <w:rPr>
                <w:rStyle w:val="Hyperlink"/>
              </w:rPr>
              <w:fldChar w:fldCharType="end"/>
            </w:r>
          </w:ins>
        </w:p>
        <w:p w14:paraId="4A03997F" w14:textId="170651CA" w:rsidR="00AC5527" w:rsidRDefault="00AC5527">
          <w:pPr>
            <w:pStyle w:val="TOC2"/>
            <w:tabs>
              <w:tab w:val="right" w:leader="dot" w:pos="9019"/>
            </w:tabs>
            <w:spacing w:after="0"/>
            <w:rPr>
              <w:ins w:id="81"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82" w:author="safwan halabi" w:date="2024-05-19T19:23:00Z" w16du:dateUtc="2024-05-19T16:23:00Z">
              <w:pPr>
                <w:pStyle w:val="TOC2"/>
                <w:tabs>
                  <w:tab w:val="right" w:leader="dot" w:pos="9019"/>
                </w:tabs>
              </w:pPr>
            </w:pPrChange>
          </w:pPr>
          <w:ins w:id="83"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"_Toc167039069"</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2.1. Symptom Detection</w:t>
            </w:r>
            <w:r>
              <w:rPr>
                <w:noProof/>
                <w:webHidden/>
              </w:rPr>
              <w:tab/>
            </w:r>
            <w:r>
              <w:rPr>
                <w:noProof/>
                <w:webHidden/>
              </w:rPr>
              <w:fldChar w:fldCharType="begin"/>
            </w:r>
            <w:r>
              <w:rPr>
                <w:noProof/>
                <w:webHidden/>
              </w:rPr>
              <w:instrText xml:space="preserve"> PAGEREF _Toc167039069 \h </w:instrText>
            </w:r>
          </w:ins>
          <w:r>
            <w:rPr>
              <w:noProof/>
              <w:webHidden/>
            </w:rPr>
          </w:r>
          <w:r>
            <w:rPr>
              <w:noProof/>
              <w:webHidden/>
            </w:rPr>
            <w:fldChar w:fldCharType="separate"/>
          </w:r>
          <w:ins w:id="84" w:author="safwan halabi" w:date="2024-05-19T19:23:00Z" w16du:dateUtc="2024-05-19T16:23:00Z">
            <w:r>
              <w:rPr>
                <w:noProof/>
                <w:webHidden/>
              </w:rPr>
              <w:t>5</w:t>
            </w:r>
            <w:r>
              <w:rPr>
                <w:noProof/>
                <w:webHidden/>
              </w:rPr>
              <w:fldChar w:fldCharType="end"/>
            </w:r>
            <w:r w:rsidRPr="00140469">
              <w:rPr>
                <w:rStyle w:val="Hyperlink"/>
                <w:noProof/>
              </w:rPr>
              <w:fldChar w:fldCharType="end"/>
            </w:r>
          </w:ins>
        </w:p>
        <w:p w14:paraId="07248823" w14:textId="16E2DC6C" w:rsidR="00AC5527" w:rsidRDefault="00AC5527">
          <w:pPr>
            <w:pStyle w:val="TOC3"/>
            <w:tabs>
              <w:tab w:val="right" w:leader="dot" w:pos="9019"/>
            </w:tabs>
            <w:spacing w:after="0"/>
            <w:rPr>
              <w:ins w:id="85"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86" w:author="safwan halabi" w:date="2024-05-19T19:23:00Z" w16du:dateUtc="2024-05-19T16:23:00Z">
              <w:pPr>
                <w:pStyle w:val="TOC3"/>
                <w:tabs>
                  <w:tab w:val="right" w:leader="dot" w:pos="9019"/>
                </w:tabs>
              </w:pPr>
            </w:pPrChange>
          </w:pPr>
          <w:ins w:id="87"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"_Toc167039070"</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2.1.1 Behavior:</w:t>
            </w:r>
            <w:r>
              <w:rPr>
                <w:noProof/>
                <w:webHidden/>
              </w:rPr>
              <w:tab/>
            </w:r>
            <w:r>
              <w:rPr>
                <w:noProof/>
                <w:webHidden/>
              </w:rPr>
              <w:fldChar w:fldCharType="begin"/>
            </w:r>
            <w:r>
              <w:rPr>
                <w:noProof/>
                <w:webHidden/>
              </w:rPr>
              <w:instrText xml:space="preserve"> PAGEREF _Toc167039070 \h </w:instrText>
            </w:r>
          </w:ins>
          <w:r>
            <w:rPr>
              <w:noProof/>
              <w:webHidden/>
            </w:rPr>
          </w:r>
          <w:r>
            <w:rPr>
              <w:noProof/>
              <w:webHidden/>
            </w:rPr>
            <w:fldChar w:fldCharType="separate"/>
          </w:r>
          <w:ins w:id="88" w:author="safwan halabi" w:date="2024-05-19T19:23:00Z" w16du:dateUtc="2024-05-19T16:23:00Z">
            <w:r>
              <w:rPr>
                <w:noProof/>
                <w:webHidden/>
              </w:rPr>
              <w:t>5</w:t>
            </w:r>
            <w:r>
              <w:rPr>
                <w:noProof/>
                <w:webHidden/>
              </w:rPr>
              <w:fldChar w:fldCharType="end"/>
            </w:r>
            <w:r w:rsidRPr="00140469">
              <w:rPr>
                <w:rStyle w:val="Hyperlink"/>
                <w:noProof/>
              </w:rPr>
              <w:fldChar w:fldCharType="end"/>
            </w:r>
          </w:ins>
        </w:p>
        <w:p w14:paraId="1F8768E1" w14:textId="271453B6" w:rsidR="00AC5527" w:rsidRDefault="00AC5527">
          <w:pPr>
            <w:pStyle w:val="TOC3"/>
            <w:tabs>
              <w:tab w:val="right" w:leader="dot" w:pos="9019"/>
            </w:tabs>
            <w:spacing w:after="0"/>
            <w:rPr>
              <w:ins w:id="89"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90" w:author="safwan halabi" w:date="2024-05-19T19:23:00Z" w16du:dateUtc="2024-05-19T16:23:00Z">
              <w:pPr>
                <w:pStyle w:val="TOC3"/>
                <w:tabs>
                  <w:tab w:val="right" w:leader="dot" w:pos="9019"/>
                </w:tabs>
              </w:pPr>
            </w:pPrChange>
          </w:pPr>
          <w:ins w:id="91"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"_Toc167039071"</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2.1.2 Environment:</w:t>
            </w:r>
            <w:r>
              <w:rPr>
                <w:noProof/>
                <w:webHidden/>
              </w:rPr>
              <w:tab/>
            </w:r>
            <w:r>
              <w:rPr>
                <w:noProof/>
                <w:webHidden/>
              </w:rPr>
              <w:fldChar w:fldCharType="begin"/>
            </w:r>
            <w:r>
              <w:rPr>
                <w:noProof/>
                <w:webHidden/>
              </w:rPr>
              <w:instrText xml:space="preserve"> PAGEREF _Toc167039071 \h </w:instrText>
            </w:r>
          </w:ins>
          <w:r>
            <w:rPr>
              <w:noProof/>
              <w:webHidden/>
            </w:rPr>
          </w:r>
          <w:r>
            <w:rPr>
              <w:noProof/>
              <w:webHidden/>
            </w:rPr>
            <w:fldChar w:fldCharType="separate"/>
          </w:r>
          <w:ins w:id="92" w:author="safwan halabi" w:date="2024-05-19T19:23:00Z" w16du:dateUtc="2024-05-19T16:23:00Z">
            <w:r>
              <w:rPr>
                <w:noProof/>
                <w:webHidden/>
              </w:rPr>
              <w:t>5</w:t>
            </w:r>
            <w:r>
              <w:rPr>
                <w:noProof/>
                <w:webHidden/>
              </w:rPr>
              <w:fldChar w:fldCharType="end"/>
            </w:r>
            <w:r w:rsidRPr="00140469">
              <w:rPr>
                <w:rStyle w:val="Hyperlink"/>
                <w:noProof/>
              </w:rPr>
              <w:fldChar w:fldCharType="end"/>
            </w:r>
          </w:ins>
        </w:p>
        <w:p w14:paraId="28CF4220" w14:textId="27D192DE" w:rsidR="00AC5527" w:rsidRDefault="00AC5527">
          <w:pPr>
            <w:pStyle w:val="TOC3"/>
            <w:tabs>
              <w:tab w:val="right" w:leader="dot" w:pos="9019"/>
            </w:tabs>
            <w:spacing w:after="0"/>
            <w:rPr>
              <w:ins w:id="93"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94" w:author="safwan halabi" w:date="2024-05-19T19:23:00Z" w16du:dateUtc="2024-05-19T16:23:00Z">
              <w:pPr>
                <w:pStyle w:val="TOC3"/>
                <w:tabs>
                  <w:tab w:val="right" w:leader="dot" w:pos="9019"/>
                </w:tabs>
              </w:pPr>
            </w:pPrChange>
          </w:pPr>
          <w:ins w:id="95"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"_Toc167039072"</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2.1.3 Vocal Characteristics:</w:t>
            </w:r>
            <w:r>
              <w:rPr>
                <w:noProof/>
                <w:webHidden/>
              </w:rPr>
              <w:tab/>
            </w:r>
            <w:r>
              <w:rPr>
                <w:noProof/>
                <w:webHidden/>
              </w:rPr>
              <w:fldChar w:fldCharType="begin"/>
            </w:r>
            <w:r>
              <w:rPr>
                <w:noProof/>
                <w:webHidden/>
              </w:rPr>
              <w:instrText xml:space="preserve"> PAGEREF _Toc167039072 \h </w:instrText>
            </w:r>
          </w:ins>
          <w:r>
            <w:rPr>
              <w:noProof/>
              <w:webHidden/>
            </w:rPr>
          </w:r>
          <w:r>
            <w:rPr>
              <w:noProof/>
              <w:webHidden/>
            </w:rPr>
            <w:fldChar w:fldCharType="separate"/>
          </w:r>
          <w:ins w:id="96" w:author="safwan halabi" w:date="2024-05-19T19:23:00Z" w16du:dateUtc="2024-05-19T16:23:00Z">
            <w:r>
              <w:rPr>
                <w:noProof/>
                <w:webHidden/>
              </w:rPr>
              <w:t>5</w:t>
            </w:r>
            <w:r>
              <w:rPr>
                <w:noProof/>
                <w:webHidden/>
              </w:rPr>
              <w:fldChar w:fldCharType="end"/>
            </w:r>
            <w:r w:rsidRPr="00140469">
              <w:rPr>
                <w:rStyle w:val="Hyperlink"/>
                <w:noProof/>
              </w:rPr>
              <w:fldChar w:fldCharType="end"/>
            </w:r>
          </w:ins>
        </w:p>
        <w:p w14:paraId="32289CEB" w14:textId="1C1A042A" w:rsidR="00AC5527" w:rsidRDefault="00AC5527">
          <w:pPr>
            <w:pStyle w:val="TOC3"/>
            <w:tabs>
              <w:tab w:val="right" w:leader="dot" w:pos="9019"/>
            </w:tabs>
            <w:spacing w:after="0"/>
            <w:rPr>
              <w:ins w:id="97"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98" w:author="safwan halabi" w:date="2024-05-19T19:23:00Z" w16du:dateUtc="2024-05-19T16:23:00Z">
              <w:pPr>
                <w:pStyle w:val="TOC3"/>
                <w:tabs>
                  <w:tab w:val="right" w:leader="dot" w:pos="9019"/>
                </w:tabs>
              </w:pPr>
            </w:pPrChange>
          </w:pPr>
          <w:ins w:id="99"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"_Toc167039073"</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2.1.4 Eye Movement/Eye-Tracking:</w:t>
            </w:r>
            <w:r>
              <w:rPr>
                <w:noProof/>
                <w:webHidden/>
              </w:rPr>
              <w:tab/>
            </w:r>
            <w:r>
              <w:rPr>
                <w:noProof/>
                <w:webHidden/>
              </w:rPr>
              <w:fldChar w:fldCharType="begin"/>
            </w:r>
            <w:r>
              <w:rPr>
                <w:noProof/>
                <w:webHidden/>
              </w:rPr>
              <w:instrText xml:space="preserve"> PAGEREF _Toc167039073 \h </w:instrText>
            </w:r>
          </w:ins>
          <w:r>
            <w:rPr>
              <w:noProof/>
              <w:webHidden/>
            </w:rPr>
          </w:r>
          <w:r>
            <w:rPr>
              <w:noProof/>
              <w:webHidden/>
            </w:rPr>
            <w:fldChar w:fldCharType="separate"/>
          </w:r>
          <w:ins w:id="100" w:author="safwan halabi" w:date="2024-05-19T19:23:00Z" w16du:dateUtc="2024-05-19T16:23:00Z">
            <w:r>
              <w:rPr>
                <w:noProof/>
                <w:webHidden/>
              </w:rPr>
              <w:t>6</w:t>
            </w:r>
            <w:r>
              <w:rPr>
                <w:noProof/>
                <w:webHidden/>
              </w:rPr>
              <w:fldChar w:fldCharType="end"/>
            </w:r>
            <w:r w:rsidRPr="00140469">
              <w:rPr>
                <w:rStyle w:val="Hyperlink"/>
                <w:noProof/>
              </w:rPr>
              <w:fldChar w:fldCharType="end"/>
            </w:r>
          </w:ins>
        </w:p>
        <w:p w14:paraId="5B18AE4C" w14:textId="3A0E663C" w:rsidR="00AC5527" w:rsidRDefault="00AC5527">
          <w:pPr>
            <w:pStyle w:val="TOC2"/>
            <w:tabs>
              <w:tab w:val="right" w:leader="dot" w:pos="9019"/>
            </w:tabs>
            <w:spacing w:after="0"/>
            <w:rPr>
              <w:ins w:id="101"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02" w:author="safwan halabi" w:date="2024-05-19T19:23:00Z" w16du:dateUtc="2024-05-19T16:23:00Z">
              <w:pPr>
                <w:pStyle w:val="TOC2"/>
                <w:tabs>
                  <w:tab w:val="right" w:leader="dot" w:pos="9019"/>
                </w:tabs>
              </w:pPr>
            </w:pPrChange>
          </w:pPr>
          <w:ins w:id="103"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"_Toc167039074"</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2.2. Gender</w:t>
            </w:r>
            <w:r>
              <w:rPr>
                <w:noProof/>
                <w:webHidden/>
              </w:rPr>
              <w:tab/>
            </w:r>
            <w:r>
              <w:rPr>
                <w:noProof/>
                <w:webHidden/>
              </w:rPr>
              <w:fldChar w:fldCharType="begin"/>
            </w:r>
            <w:r>
              <w:rPr>
                <w:noProof/>
                <w:webHidden/>
              </w:rPr>
              <w:instrText xml:space="preserve"> PAGEREF _Toc167039074 \h </w:instrText>
            </w:r>
          </w:ins>
          <w:r>
            <w:rPr>
              <w:noProof/>
              <w:webHidden/>
            </w:rPr>
          </w:r>
          <w:r>
            <w:rPr>
              <w:noProof/>
              <w:webHidden/>
            </w:rPr>
            <w:fldChar w:fldCharType="separate"/>
          </w:r>
          <w:ins w:id="104" w:author="safwan halabi" w:date="2024-05-19T19:23:00Z" w16du:dateUtc="2024-05-19T16:23:00Z">
            <w:r>
              <w:rPr>
                <w:noProof/>
                <w:webHidden/>
              </w:rPr>
              <w:t>6</w:t>
            </w:r>
            <w:r>
              <w:rPr>
                <w:noProof/>
                <w:webHidden/>
              </w:rPr>
              <w:fldChar w:fldCharType="end"/>
            </w:r>
            <w:r w:rsidRPr="00140469">
              <w:rPr>
                <w:rStyle w:val="Hyperlink"/>
                <w:noProof/>
              </w:rPr>
              <w:fldChar w:fldCharType="end"/>
            </w:r>
          </w:ins>
        </w:p>
        <w:p w14:paraId="5CE38C06" w14:textId="578ECA7A" w:rsidR="00AC5527" w:rsidRDefault="00AC5527">
          <w:pPr>
            <w:pStyle w:val="TOC2"/>
            <w:tabs>
              <w:tab w:val="right" w:leader="dot" w:pos="9019"/>
            </w:tabs>
            <w:spacing w:after="0"/>
            <w:rPr>
              <w:ins w:id="105"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06" w:author="safwan halabi" w:date="2024-05-19T19:23:00Z" w16du:dateUtc="2024-05-19T16:23:00Z">
              <w:pPr>
                <w:pStyle w:val="TOC2"/>
                <w:tabs>
                  <w:tab w:val="right" w:leader="dot" w:pos="9019"/>
                </w:tabs>
              </w:pPr>
            </w:pPrChange>
          </w:pPr>
          <w:ins w:id="107"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"_Toc167039075"</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2.3. Treatment</w:t>
            </w:r>
            <w:r>
              <w:rPr>
                <w:noProof/>
                <w:webHidden/>
              </w:rPr>
              <w:tab/>
            </w:r>
            <w:r>
              <w:rPr>
                <w:noProof/>
                <w:webHidden/>
              </w:rPr>
              <w:fldChar w:fldCharType="begin"/>
            </w:r>
            <w:r>
              <w:rPr>
                <w:noProof/>
                <w:webHidden/>
              </w:rPr>
              <w:instrText xml:space="preserve"> PAGEREF _Toc167039075 \h </w:instrText>
            </w:r>
          </w:ins>
          <w:r>
            <w:rPr>
              <w:noProof/>
              <w:webHidden/>
            </w:rPr>
          </w:r>
          <w:r>
            <w:rPr>
              <w:noProof/>
              <w:webHidden/>
            </w:rPr>
            <w:fldChar w:fldCharType="separate"/>
          </w:r>
          <w:ins w:id="108" w:author="safwan halabi" w:date="2024-05-19T19:23:00Z" w16du:dateUtc="2024-05-19T16:23:00Z">
            <w:r>
              <w:rPr>
                <w:noProof/>
                <w:webHidden/>
              </w:rPr>
              <w:t>6</w:t>
            </w:r>
            <w:r>
              <w:rPr>
                <w:noProof/>
                <w:webHidden/>
              </w:rPr>
              <w:fldChar w:fldCharType="end"/>
            </w:r>
            <w:r w:rsidRPr="00140469">
              <w:rPr>
                <w:rStyle w:val="Hyperlink"/>
                <w:noProof/>
              </w:rPr>
              <w:fldChar w:fldCharType="end"/>
            </w:r>
          </w:ins>
        </w:p>
        <w:p w14:paraId="207FAA08" w14:textId="5621AB08" w:rsidR="00AC5527" w:rsidRDefault="00AC5527">
          <w:pPr>
            <w:pStyle w:val="TOC3"/>
            <w:tabs>
              <w:tab w:val="right" w:leader="dot" w:pos="9019"/>
            </w:tabs>
            <w:spacing w:after="0"/>
            <w:rPr>
              <w:ins w:id="109"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10" w:author="safwan halabi" w:date="2024-05-19T19:23:00Z" w16du:dateUtc="2024-05-19T16:23:00Z">
              <w:pPr>
                <w:pStyle w:val="TOC3"/>
                <w:tabs>
                  <w:tab w:val="right" w:leader="dot" w:pos="9019"/>
                </w:tabs>
              </w:pPr>
            </w:pPrChange>
          </w:pPr>
          <w:ins w:id="111"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"_Toc167039076"</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2.3.1 Medication</w:t>
            </w:r>
            <w:r>
              <w:rPr>
                <w:noProof/>
                <w:webHidden/>
              </w:rPr>
              <w:tab/>
            </w:r>
            <w:r>
              <w:rPr>
                <w:noProof/>
                <w:webHidden/>
              </w:rPr>
              <w:fldChar w:fldCharType="begin"/>
            </w:r>
            <w:r>
              <w:rPr>
                <w:noProof/>
                <w:webHidden/>
              </w:rPr>
              <w:instrText xml:space="preserve"> PAGEREF _Toc167039076 \h </w:instrText>
            </w:r>
          </w:ins>
          <w:r>
            <w:rPr>
              <w:noProof/>
              <w:webHidden/>
            </w:rPr>
          </w:r>
          <w:r>
            <w:rPr>
              <w:noProof/>
              <w:webHidden/>
            </w:rPr>
            <w:fldChar w:fldCharType="separate"/>
          </w:r>
          <w:ins w:id="112" w:author="safwan halabi" w:date="2024-05-19T19:23:00Z" w16du:dateUtc="2024-05-19T16:23:00Z">
            <w:r>
              <w:rPr>
                <w:noProof/>
                <w:webHidden/>
              </w:rPr>
              <w:t>6</w:t>
            </w:r>
            <w:r>
              <w:rPr>
                <w:noProof/>
                <w:webHidden/>
              </w:rPr>
              <w:fldChar w:fldCharType="end"/>
            </w:r>
            <w:r w:rsidRPr="00140469">
              <w:rPr>
                <w:rStyle w:val="Hyperlink"/>
                <w:noProof/>
              </w:rPr>
              <w:fldChar w:fldCharType="end"/>
            </w:r>
          </w:ins>
        </w:p>
        <w:p w14:paraId="5CAAC54E" w14:textId="37B96686" w:rsidR="00AC5527" w:rsidRDefault="00AC5527">
          <w:pPr>
            <w:pStyle w:val="TOC3"/>
            <w:tabs>
              <w:tab w:val="right" w:leader="dot" w:pos="9019"/>
            </w:tabs>
            <w:spacing w:after="0"/>
            <w:rPr>
              <w:ins w:id="113"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14" w:author="safwan halabi" w:date="2024-05-19T19:23:00Z" w16du:dateUtc="2024-05-19T16:23:00Z">
              <w:pPr>
                <w:pStyle w:val="TOC3"/>
                <w:tabs>
                  <w:tab w:val="right" w:leader="dot" w:pos="9019"/>
                </w:tabs>
              </w:pPr>
            </w:pPrChange>
          </w:pPr>
          <w:ins w:id="115"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"_Toc167039077"</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2.3.2 Behavior therapy</w:t>
            </w:r>
            <w:r>
              <w:rPr>
                <w:noProof/>
                <w:webHidden/>
              </w:rPr>
              <w:tab/>
            </w:r>
            <w:r>
              <w:rPr>
                <w:noProof/>
                <w:webHidden/>
              </w:rPr>
              <w:fldChar w:fldCharType="begin"/>
            </w:r>
            <w:r>
              <w:rPr>
                <w:noProof/>
                <w:webHidden/>
              </w:rPr>
              <w:instrText xml:space="preserve"> PAGEREF _Toc167039077 \h </w:instrText>
            </w:r>
          </w:ins>
          <w:r>
            <w:rPr>
              <w:noProof/>
              <w:webHidden/>
            </w:rPr>
          </w:r>
          <w:r>
            <w:rPr>
              <w:noProof/>
              <w:webHidden/>
            </w:rPr>
            <w:fldChar w:fldCharType="separate"/>
          </w:r>
          <w:ins w:id="116" w:author="safwan halabi" w:date="2024-05-19T19:23:00Z" w16du:dateUtc="2024-05-19T16:23:00Z">
            <w:r>
              <w:rPr>
                <w:noProof/>
                <w:webHidden/>
              </w:rPr>
              <w:t>7</w:t>
            </w:r>
            <w:r>
              <w:rPr>
                <w:noProof/>
                <w:webHidden/>
              </w:rPr>
              <w:fldChar w:fldCharType="end"/>
            </w:r>
            <w:r w:rsidRPr="00140469">
              <w:rPr>
                <w:rStyle w:val="Hyperlink"/>
                <w:noProof/>
              </w:rPr>
              <w:fldChar w:fldCharType="end"/>
            </w:r>
          </w:ins>
        </w:p>
        <w:p w14:paraId="1E60175B" w14:textId="4A0021B2" w:rsidR="00AC5527" w:rsidRDefault="00AC5527">
          <w:pPr>
            <w:pStyle w:val="TOC2"/>
            <w:tabs>
              <w:tab w:val="right" w:leader="dot" w:pos="9019"/>
            </w:tabs>
            <w:spacing w:after="0"/>
            <w:rPr>
              <w:ins w:id="117"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18" w:author="safwan halabi" w:date="2024-05-19T19:23:00Z" w16du:dateUtc="2024-05-19T16:23:00Z">
              <w:pPr>
                <w:pStyle w:val="TOC2"/>
                <w:tabs>
                  <w:tab w:val="right" w:leader="dot" w:pos="9019"/>
                </w:tabs>
              </w:pPr>
            </w:pPrChange>
          </w:pPr>
          <w:ins w:id="119"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"_Toc167039078"</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2.4. Risks</w:t>
            </w:r>
            <w:r>
              <w:rPr>
                <w:noProof/>
                <w:webHidden/>
              </w:rPr>
              <w:tab/>
            </w:r>
            <w:r>
              <w:rPr>
                <w:noProof/>
                <w:webHidden/>
              </w:rPr>
              <w:fldChar w:fldCharType="begin"/>
            </w:r>
            <w:r>
              <w:rPr>
                <w:noProof/>
                <w:webHidden/>
              </w:rPr>
              <w:instrText xml:space="preserve"> PAGEREF _Toc167039078 \h </w:instrText>
            </w:r>
          </w:ins>
          <w:r>
            <w:rPr>
              <w:noProof/>
              <w:webHidden/>
            </w:rPr>
          </w:r>
          <w:r>
            <w:rPr>
              <w:noProof/>
              <w:webHidden/>
            </w:rPr>
            <w:fldChar w:fldCharType="separate"/>
          </w:r>
          <w:ins w:id="120" w:author="safwan halabi" w:date="2024-05-19T19:23:00Z" w16du:dateUtc="2024-05-19T16:23:00Z">
            <w:r>
              <w:rPr>
                <w:noProof/>
                <w:webHidden/>
              </w:rPr>
              <w:t>7</w:t>
            </w:r>
            <w:r>
              <w:rPr>
                <w:noProof/>
                <w:webHidden/>
              </w:rPr>
              <w:fldChar w:fldCharType="end"/>
            </w:r>
            <w:r w:rsidRPr="00140469">
              <w:rPr>
                <w:rStyle w:val="Hyperlink"/>
                <w:noProof/>
              </w:rPr>
              <w:fldChar w:fldCharType="end"/>
            </w:r>
          </w:ins>
        </w:p>
        <w:p w14:paraId="676CC59D" w14:textId="0E22C210" w:rsidR="00AC5527" w:rsidRDefault="00AC5527">
          <w:pPr>
            <w:pStyle w:val="TOC3"/>
            <w:tabs>
              <w:tab w:val="right" w:leader="dot" w:pos="9019"/>
            </w:tabs>
            <w:spacing w:after="0"/>
            <w:rPr>
              <w:ins w:id="121"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22" w:author="safwan halabi" w:date="2024-05-19T19:23:00Z" w16du:dateUtc="2024-05-19T16:23:00Z">
              <w:pPr>
                <w:pStyle w:val="TOC3"/>
                <w:tabs>
                  <w:tab w:val="right" w:leader="dot" w:pos="9019"/>
                </w:tabs>
              </w:pPr>
            </w:pPrChange>
          </w:pPr>
          <w:ins w:id="123"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"_Toc167039079"</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2.4.1 Risks of symptom detection</w:t>
            </w:r>
            <w:r>
              <w:rPr>
                <w:noProof/>
                <w:webHidden/>
              </w:rPr>
              <w:tab/>
            </w:r>
            <w:r>
              <w:rPr>
                <w:noProof/>
                <w:webHidden/>
              </w:rPr>
              <w:fldChar w:fldCharType="begin"/>
            </w:r>
            <w:r>
              <w:rPr>
                <w:noProof/>
                <w:webHidden/>
              </w:rPr>
              <w:instrText xml:space="preserve"> PAGEREF _Toc167039079 \h </w:instrText>
            </w:r>
          </w:ins>
          <w:r>
            <w:rPr>
              <w:noProof/>
              <w:webHidden/>
            </w:rPr>
          </w:r>
          <w:r>
            <w:rPr>
              <w:noProof/>
              <w:webHidden/>
            </w:rPr>
            <w:fldChar w:fldCharType="separate"/>
          </w:r>
          <w:ins w:id="124" w:author="safwan halabi" w:date="2024-05-19T19:23:00Z" w16du:dateUtc="2024-05-19T16:23:00Z">
            <w:r>
              <w:rPr>
                <w:noProof/>
                <w:webHidden/>
              </w:rPr>
              <w:t>7</w:t>
            </w:r>
            <w:r>
              <w:rPr>
                <w:noProof/>
                <w:webHidden/>
              </w:rPr>
              <w:fldChar w:fldCharType="end"/>
            </w:r>
            <w:r w:rsidRPr="00140469">
              <w:rPr>
                <w:rStyle w:val="Hyperlink"/>
                <w:noProof/>
              </w:rPr>
              <w:fldChar w:fldCharType="end"/>
            </w:r>
          </w:ins>
        </w:p>
        <w:p w14:paraId="52E603C8" w14:textId="73F8DAE4" w:rsidR="00AC5527" w:rsidRDefault="00AC5527">
          <w:pPr>
            <w:pStyle w:val="TOC3"/>
            <w:tabs>
              <w:tab w:val="right" w:leader="dot" w:pos="9019"/>
            </w:tabs>
            <w:spacing w:after="0"/>
            <w:rPr>
              <w:ins w:id="125"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26" w:author="safwan halabi" w:date="2024-05-19T19:23:00Z" w16du:dateUtc="2024-05-19T16:23:00Z">
              <w:pPr>
                <w:pStyle w:val="TOC3"/>
                <w:tabs>
                  <w:tab w:val="right" w:leader="dot" w:pos="9019"/>
                </w:tabs>
              </w:pPr>
            </w:pPrChange>
          </w:pPr>
          <w:ins w:id="127"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"_Toc167039080"</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2.4.2 Risks of symptom development</w:t>
            </w:r>
            <w:r>
              <w:rPr>
                <w:noProof/>
                <w:webHidden/>
              </w:rPr>
              <w:tab/>
            </w:r>
            <w:r>
              <w:rPr>
                <w:noProof/>
                <w:webHidden/>
              </w:rPr>
              <w:fldChar w:fldCharType="begin"/>
            </w:r>
            <w:r>
              <w:rPr>
                <w:noProof/>
                <w:webHidden/>
              </w:rPr>
              <w:instrText xml:space="preserve"> PAGEREF _Toc167039080 \h </w:instrText>
            </w:r>
          </w:ins>
          <w:r>
            <w:rPr>
              <w:noProof/>
              <w:webHidden/>
            </w:rPr>
          </w:r>
          <w:r>
            <w:rPr>
              <w:noProof/>
              <w:webHidden/>
            </w:rPr>
            <w:fldChar w:fldCharType="separate"/>
          </w:r>
          <w:ins w:id="128" w:author="safwan halabi" w:date="2024-05-19T19:23:00Z" w16du:dateUtc="2024-05-19T16:23:00Z">
            <w:r>
              <w:rPr>
                <w:noProof/>
                <w:webHidden/>
              </w:rPr>
              <w:t>7</w:t>
            </w:r>
            <w:r>
              <w:rPr>
                <w:noProof/>
                <w:webHidden/>
              </w:rPr>
              <w:fldChar w:fldCharType="end"/>
            </w:r>
            <w:r w:rsidRPr="00140469">
              <w:rPr>
                <w:rStyle w:val="Hyperlink"/>
                <w:noProof/>
              </w:rPr>
              <w:fldChar w:fldCharType="end"/>
            </w:r>
          </w:ins>
        </w:p>
        <w:p w14:paraId="5D2BF123" w14:textId="1E80ED5F" w:rsidR="00AC5527" w:rsidRDefault="00AC5527">
          <w:pPr>
            <w:pStyle w:val="TOC1"/>
            <w:rPr>
              <w:ins w:id="129" w:author="safwan halabi" w:date="2024-05-19T19:23:00Z" w16du:dateUtc="2024-05-19T16:23:00Z"/>
              <w:rFonts w:asciiTheme="minorHAnsi" w:eastAsiaTheme="minorEastAsia" w:hAnsiTheme="minorHAnsi" w:cstheme="minorBidi"/>
              <w:kern w:val="2"/>
              <w:sz w:val="24"/>
              <w:szCs w:val="24"/>
              <w:lang w:val="en-IL" w:bidi="ar-SA"/>
              <w14:ligatures w14:val="standardContextual"/>
            </w:rPr>
          </w:pPr>
          <w:ins w:id="130" w:author="safwan halabi" w:date="2024-05-19T19:23:00Z" w16du:dateUtc="2024-05-19T16:23:00Z">
            <w:r w:rsidRPr="00140469">
              <w:rPr>
                <w:rStyle w:val="Hyperlink"/>
              </w:rPr>
              <w:fldChar w:fldCharType="begin"/>
            </w:r>
            <w:r w:rsidRPr="00140469">
              <w:rPr>
                <w:rStyle w:val="Hyperlink"/>
              </w:rPr>
              <w:instrText xml:space="preserve"> </w:instrText>
            </w:r>
            <w:r>
              <w:instrText>HYPERLINK \l "_Toc167039081"</w:instrText>
            </w:r>
            <w:r w:rsidRPr="00140469">
              <w:rPr>
                <w:rStyle w:val="Hyperlink"/>
              </w:rPr>
              <w:instrText xml:space="preserve"> </w:instrText>
            </w:r>
            <w:r w:rsidRPr="00140469">
              <w:rPr>
                <w:rStyle w:val="Hyperlink"/>
              </w:rPr>
            </w:r>
            <w:r w:rsidRPr="00140469">
              <w:rPr>
                <w:rStyle w:val="Hyperlink"/>
              </w:rPr>
              <w:fldChar w:fldCharType="separate"/>
            </w:r>
            <w:r w:rsidRPr="00140469">
              <w:rPr>
                <w:rStyle w:val="Hyperlink"/>
              </w:rPr>
              <w:t>3.</w:t>
            </w:r>
            <w:r>
              <w:rPr>
                <w:rFonts w:asciiTheme="minorHAnsi" w:eastAsiaTheme="minorEastAsia" w:hAnsiTheme="minorHAnsi" w:cstheme="minorBidi"/>
                <w:kern w:val="2"/>
                <w:sz w:val="24"/>
                <w:szCs w:val="24"/>
                <w:lang w:val="en-IL" w:bidi="ar-SA"/>
                <w14:ligatures w14:val="standardContextual"/>
              </w:rPr>
              <w:tab/>
            </w:r>
            <w:r w:rsidRPr="00140469">
              <w:rPr>
                <w:rStyle w:val="Hyperlink"/>
              </w:rPr>
              <w:t>Expected Achievements</w:t>
            </w:r>
            <w:r>
              <w:rPr>
                <w:webHidden/>
              </w:rPr>
              <w:tab/>
            </w:r>
            <w:r>
              <w:rPr>
                <w:webHidden/>
              </w:rPr>
              <w:fldChar w:fldCharType="begin"/>
            </w:r>
            <w:r>
              <w:rPr>
                <w:webHidden/>
              </w:rPr>
              <w:instrText xml:space="preserve"> PAGEREF _Toc167039081 \h </w:instrText>
            </w:r>
          </w:ins>
          <w:r>
            <w:rPr>
              <w:webHidden/>
            </w:rPr>
          </w:r>
          <w:r>
            <w:rPr>
              <w:webHidden/>
            </w:rPr>
            <w:fldChar w:fldCharType="separate"/>
          </w:r>
          <w:ins w:id="131" w:author="safwan halabi" w:date="2024-05-19T19:23:00Z" w16du:dateUtc="2024-05-19T16:23:00Z">
            <w:r>
              <w:rPr>
                <w:webHidden/>
              </w:rPr>
              <w:t>7</w:t>
            </w:r>
            <w:r>
              <w:rPr>
                <w:webHidden/>
              </w:rPr>
              <w:fldChar w:fldCharType="end"/>
            </w:r>
            <w:r w:rsidRPr="00140469">
              <w:rPr>
                <w:rStyle w:val="Hyperlink"/>
              </w:rPr>
              <w:fldChar w:fldCharType="end"/>
            </w:r>
          </w:ins>
        </w:p>
        <w:p w14:paraId="79CEB19D" w14:textId="2E8B4AED" w:rsidR="00AC5527" w:rsidRDefault="00AC5527">
          <w:pPr>
            <w:pStyle w:val="TOC2"/>
            <w:tabs>
              <w:tab w:val="right" w:leader="dot" w:pos="9019"/>
            </w:tabs>
            <w:spacing w:after="0"/>
            <w:rPr>
              <w:ins w:id="132"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33" w:author="safwan halabi" w:date="2024-05-19T19:23:00Z" w16du:dateUtc="2024-05-19T16:23:00Z">
              <w:pPr>
                <w:pStyle w:val="TOC2"/>
                <w:tabs>
                  <w:tab w:val="right" w:leader="dot" w:pos="9019"/>
                </w:tabs>
              </w:pPr>
            </w:pPrChange>
          </w:pPr>
          <w:ins w:id="134"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"_Toc167039082"</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3.1 Outcomes</w:t>
            </w:r>
            <w:r>
              <w:rPr>
                <w:noProof/>
                <w:webHidden/>
              </w:rPr>
              <w:tab/>
            </w:r>
            <w:r>
              <w:rPr>
                <w:noProof/>
                <w:webHidden/>
              </w:rPr>
              <w:fldChar w:fldCharType="begin"/>
            </w:r>
            <w:r>
              <w:rPr>
                <w:noProof/>
                <w:webHidden/>
              </w:rPr>
              <w:instrText xml:space="preserve"> PAGEREF _Toc167039082 \h </w:instrText>
            </w:r>
          </w:ins>
          <w:r>
            <w:rPr>
              <w:noProof/>
              <w:webHidden/>
            </w:rPr>
          </w:r>
          <w:r>
            <w:rPr>
              <w:noProof/>
              <w:webHidden/>
            </w:rPr>
            <w:fldChar w:fldCharType="separate"/>
          </w:r>
          <w:ins w:id="135" w:author="safwan halabi" w:date="2024-05-19T19:23:00Z" w16du:dateUtc="2024-05-19T16:23:00Z">
            <w:r>
              <w:rPr>
                <w:noProof/>
                <w:webHidden/>
              </w:rPr>
              <w:t>7</w:t>
            </w:r>
            <w:r>
              <w:rPr>
                <w:noProof/>
                <w:webHidden/>
              </w:rPr>
              <w:fldChar w:fldCharType="end"/>
            </w:r>
            <w:r w:rsidRPr="00140469">
              <w:rPr>
                <w:rStyle w:val="Hyperlink"/>
                <w:noProof/>
              </w:rPr>
              <w:fldChar w:fldCharType="end"/>
            </w:r>
          </w:ins>
        </w:p>
        <w:p w14:paraId="0980D571" w14:textId="3BDD5349" w:rsidR="00AC5527" w:rsidRDefault="00AC5527">
          <w:pPr>
            <w:pStyle w:val="TOC2"/>
            <w:tabs>
              <w:tab w:val="right" w:leader="dot" w:pos="9019"/>
            </w:tabs>
            <w:spacing w:after="0"/>
            <w:rPr>
              <w:ins w:id="136"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37" w:author="safwan halabi" w:date="2024-05-19T19:23:00Z" w16du:dateUtc="2024-05-19T16:23:00Z">
              <w:pPr>
                <w:pStyle w:val="TOC2"/>
                <w:tabs>
                  <w:tab w:val="right" w:leader="dot" w:pos="9019"/>
                </w:tabs>
              </w:pPr>
            </w:pPrChange>
          </w:pPr>
          <w:ins w:id="138"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"_Toc167039083"</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3.2 Criteria for Success</w:t>
            </w:r>
            <w:r>
              <w:rPr>
                <w:noProof/>
                <w:webHidden/>
              </w:rPr>
              <w:tab/>
            </w:r>
            <w:r>
              <w:rPr>
                <w:noProof/>
                <w:webHidden/>
              </w:rPr>
              <w:fldChar w:fldCharType="begin"/>
            </w:r>
            <w:r>
              <w:rPr>
                <w:noProof/>
                <w:webHidden/>
              </w:rPr>
              <w:instrText xml:space="preserve"> PAGEREF _Toc167039083 \h </w:instrText>
            </w:r>
          </w:ins>
          <w:r>
            <w:rPr>
              <w:noProof/>
              <w:webHidden/>
            </w:rPr>
          </w:r>
          <w:r>
            <w:rPr>
              <w:noProof/>
              <w:webHidden/>
            </w:rPr>
            <w:fldChar w:fldCharType="separate"/>
          </w:r>
          <w:ins w:id="139" w:author="safwan halabi" w:date="2024-05-19T19:23:00Z" w16du:dateUtc="2024-05-19T16:23:00Z">
            <w:r>
              <w:rPr>
                <w:noProof/>
                <w:webHidden/>
              </w:rPr>
              <w:t>8</w:t>
            </w:r>
            <w:r>
              <w:rPr>
                <w:noProof/>
                <w:webHidden/>
              </w:rPr>
              <w:fldChar w:fldCharType="end"/>
            </w:r>
            <w:r w:rsidRPr="00140469">
              <w:rPr>
                <w:rStyle w:val="Hyperlink"/>
                <w:noProof/>
              </w:rPr>
              <w:fldChar w:fldCharType="end"/>
            </w:r>
          </w:ins>
        </w:p>
        <w:p w14:paraId="2E88F7D7" w14:textId="0F1E23FD" w:rsidR="00AC5527" w:rsidRDefault="00AC5527">
          <w:pPr>
            <w:pStyle w:val="TOC1"/>
            <w:rPr>
              <w:ins w:id="140" w:author="safwan halabi" w:date="2024-05-19T19:23:00Z" w16du:dateUtc="2024-05-19T16:23:00Z"/>
              <w:rFonts w:asciiTheme="minorHAnsi" w:eastAsiaTheme="minorEastAsia" w:hAnsiTheme="minorHAnsi" w:cstheme="minorBidi"/>
              <w:kern w:val="2"/>
              <w:sz w:val="24"/>
              <w:szCs w:val="24"/>
              <w:lang w:val="en-IL" w:bidi="ar-SA"/>
              <w14:ligatures w14:val="standardContextual"/>
            </w:rPr>
          </w:pPr>
          <w:ins w:id="141" w:author="safwan halabi" w:date="2024-05-19T19:23:00Z" w16du:dateUtc="2024-05-19T16:23:00Z">
            <w:r w:rsidRPr="00140469">
              <w:rPr>
                <w:rStyle w:val="Hyperlink"/>
              </w:rPr>
              <w:fldChar w:fldCharType="begin"/>
            </w:r>
            <w:r w:rsidRPr="00140469">
              <w:rPr>
                <w:rStyle w:val="Hyperlink"/>
              </w:rPr>
              <w:instrText xml:space="preserve"> </w:instrText>
            </w:r>
            <w:r>
              <w:instrText>HYPERLINK \l "_Toc167039084"</w:instrText>
            </w:r>
            <w:r w:rsidRPr="00140469">
              <w:rPr>
                <w:rStyle w:val="Hyperlink"/>
              </w:rPr>
              <w:instrText xml:space="preserve"> </w:instrText>
            </w:r>
            <w:r w:rsidRPr="00140469">
              <w:rPr>
                <w:rStyle w:val="Hyperlink"/>
              </w:rPr>
            </w:r>
            <w:r w:rsidRPr="00140469">
              <w:rPr>
                <w:rStyle w:val="Hyperlink"/>
              </w:rPr>
              <w:fldChar w:fldCharType="separate"/>
            </w:r>
            <w:r w:rsidRPr="00140469">
              <w:rPr>
                <w:rStyle w:val="Hyperlink"/>
              </w:rPr>
              <w:t>4.</w:t>
            </w:r>
            <w:r>
              <w:rPr>
                <w:rFonts w:asciiTheme="minorHAnsi" w:eastAsiaTheme="minorEastAsia" w:hAnsiTheme="minorHAnsi" w:cstheme="minorBidi"/>
                <w:kern w:val="2"/>
                <w:sz w:val="24"/>
                <w:szCs w:val="24"/>
                <w:lang w:val="en-IL" w:bidi="ar-SA"/>
                <w14:ligatures w14:val="standardContextual"/>
              </w:rPr>
              <w:tab/>
            </w:r>
            <w:r w:rsidRPr="00140469">
              <w:rPr>
                <w:rStyle w:val="Hyperlink"/>
              </w:rPr>
              <w:t>The Process</w:t>
            </w:r>
            <w:r>
              <w:rPr>
                <w:webHidden/>
              </w:rPr>
              <w:tab/>
            </w:r>
            <w:r>
              <w:rPr>
                <w:webHidden/>
              </w:rPr>
              <w:fldChar w:fldCharType="begin"/>
            </w:r>
            <w:r>
              <w:rPr>
                <w:webHidden/>
              </w:rPr>
              <w:instrText xml:space="preserve"> PAGEREF _Toc167039084 \h </w:instrText>
            </w:r>
          </w:ins>
          <w:r>
            <w:rPr>
              <w:webHidden/>
            </w:rPr>
          </w:r>
          <w:r>
            <w:rPr>
              <w:webHidden/>
            </w:rPr>
            <w:fldChar w:fldCharType="separate"/>
          </w:r>
          <w:ins w:id="142" w:author="safwan halabi" w:date="2024-05-19T19:23:00Z" w16du:dateUtc="2024-05-19T16:23:00Z">
            <w:r>
              <w:rPr>
                <w:webHidden/>
              </w:rPr>
              <w:t>8</w:t>
            </w:r>
            <w:r>
              <w:rPr>
                <w:webHidden/>
              </w:rPr>
              <w:fldChar w:fldCharType="end"/>
            </w:r>
            <w:r w:rsidRPr="00140469">
              <w:rPr>
                <w:rStyle w:val="Hyperlink"/>
              </w:rPr>
              <w:fldChar w:fldCharType="end"/>
            </w:r>
          </w:ins>
        </w:p>
        <w:p w14:paraId="5798B7E3" w14:textId="72F199EF" w:rsidR="00AC5527" w:rsidRDefault="00AC5527">
          <w:pPr>
            <w:pStyle w:val="TOC2"/>
            <w:tabs>
              <w:tab w:val="right" w:leader="dot" w:pos="9019"/>
            </w:tabs>
            <w:spacing w:after="0"/>
            <w:rPr>
              <w:ins w:id="143"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44" w:author="safwan halabi" w:date="2024-05-19T19:23:00Z" w16du:dateUtc="2024-05-19T16:23:00Z">
              <w:pPr>
                <w:pStyle w:val="TOC2"/>
                <w:tabs>
                  <w:tab w:val="right" w:leader="dot" w:pos="9019"/>
                </w:tabs>
              </w:pPr>
            </w:pPrChange>
          </w:pPr>
          <w:ins w:id="145"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"_Toc167039085"</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4.1 Research - Vocal Analysis</w:t>
            </w:r>
            <w:r>
              <w:rPr>
                <w:noProof/>
                <w:webHidden/>
              </w:rPr>
              <w:tab/>
            </w:r>
            <w:r>
              <w:rPr>
                <w:noProof/>
                <w:webHidden/>
              </w:rPr>
              <w:fldChar w:fldCharType="begin"/>
            </w:r>
            <w:r>
              <w:rPr>
                <w:noProof/>
                <w:webHidden/>
              </w:rPr>
              <w:instrText xml:space="preserve"> PAGEREF _Toc167039085 \h </w:instrText>
            </w:r>
          </w:ins>
          <w:r>
            <w:rPr>
              <w:noProof/>
              <w:webHidden/>
            </w:rPr>
          </w:r>
          <w:r>
            <w:rPr>
              <w:noProof/>
              <w:webHidden/>
            </w:rPr>
            <w:fldChar w:fldCharType="separate"/>
          </w:r>
          <w:ins w:id="146" w:author="safwan halabi" w:date="2024-05-19T19:23:00Z" w16du:dateUtc="2024-05-19T16:23:00Z">
            <w:r>
              <w:rPr>
                <w:noProof/>
                <w:webHidden/>
              </w:rPr>
              <w:t>8</w:t>
            </w:r>
            <w:r>
              <w:rPr>
                <w:noProof/>
                <w:webHidden/>
              </w:rPr>
              <w:fldChar w:fldCharType="end"/>
            </w:r>
            <w:r w:rsidRPr="00140469">
              <w:rPr>
                <w:rStyle w:val="Hyperlink"/>
                <w:noProof/>
              </w:rPr>
              <w:fldChar w:fldCharType="end"/>
            </w:r>
          </w:ins>
        </w:p>
        <w:p w14:paraId="18D375EE" w14:textId="526953D5" w:rsidR="00AC5527" w:rsidRDefault="00AC5527">
          <w:pPr>
            <w:pStyle w:val="TOC3"/>
            <w:tabs>
              <w:tab w:val="right" w:leader="dot" w:pos="9019"/>
            </w:tabs>
            <w:spacing w:after="0"/>
            <w:rPr>
              <w:ins w:id="147"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48" w:author="safwan halabi" w:date="2024-05-19T19:23:00Z" w16du:dateUtc="2024-05-19T16:23:00Z">
              <w:pPr>
                <w:pStyle w:val="TOC3"/>
                <w:tabs>
                  <w:tab w:val="right" w:leader="dot" w:pos="9019"/>
                </w:tabs>
              </w:pPr>
            </w:pPrChange>
          </w:pPr>
          <w:ins w:id="149"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"_Toc167039086"</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4.1.1 Constraints and Challenges - Vocal analysis</w:t>
            </w:r>
            <w:r>
              <w:rPr>
                <w:noProof/>
                <w:webHidden/>
              </w:rPr>
              <w:tab/>
            </w:r>
            <w:r>
              <w:rPr>
                <w:noProof/>
                <w:webHidden/>
              </w:rPr>
              <w:fldChar w:fldCharType="begin"/>
            </w:r>
            <w:r>
              <w:rPr>
                <w:noProof/>
                <w:webHidden/>
              </w:rPr>
              <w:instrText xml:space="preserve"> PAGEREF _Toc167039086 \h </w:instrText>
            </w:r>
          </w:ins>
          <w:r>
            <w:rPr>
              <w:noProof/>
              <w:webHidden/>
            </w:rPr>
          </w:r>
          <w:r>
            <w:rPr>
              <w:noProof/>
              <w:webHidden/>
            </w:rPr>
            <w:fldChar w:fldCharType="separate"/>
          </w:r>
          <w:ins w:id="150" w:author="safwan halabi" w:date="2024-05-19T19:23:00Z" w16du:dateUtc="2024-05-19T16:23:00Z">
            <w:r>
              <w:rPr>
                <w:noProof/>
                <w:webHidden/>
              </w:rPr>
              <w:t>8</w:t>
            </w:r>
            <w:r>
              <w:rPr>
                <w:noProof/>
                <w:webHidden/>
              </w:rPr>
              <w:fldChar w:fldCharType="end"/>
            </w:r>
            <w:r w:rsidRPr="00140469">
              <w:rPr>
                <w:rStyle w:val="Hyperlink"/>
                <w:noProof/>
              </w:rPr>
              <w:fldChar w:fldCharType="end"/>
            </w:r>
          </w:ins>
        </w:p>
        <w:p w14:paraId="035FE59C" w14:textId="65926AC8" w:rsidR="00AC5527" w:rsidRDefault="00AC5527">
          <w:pPr>
            <w:pStyle w:val="TOC2"/>
            <w:tabs>
              <w:tab w:val="right" w:leader="dot" w:pos="9019"/>
            </w:tabs>
            <w:spacing w:after="0"/>
            <w:rPr>
              <w:ins w:id="151"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52" w:author="safwan halabi" w:date="2024-05-19T19:23:00Z" w16du:dateUtc="2024-05-19T16:23:00Z">
              <w:pPr>
                <w:pStyle w:val="TOC2"/>
                <w:tabs>
                  <w:tab w:val="right" w:leader="dot" w:pos="9019"/>
                </w:tabs>
              </w:pPr>
            </w:pPrChange>
          </w:pPr>
          <w:ins w:id="153"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"_Toc167039087"</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4.2 Research - Eye Tracking</w:t>
            </w:r>
            <w:r>
              <w:rPr>
                <w:noProof/>
                <w:webHidden/>
              </w:rPr>
              <w:tab/>
            </w:r>
            <w:r>
              <w:rPr>
                <w:noProof/>
                <w:webHidden/>
              </w:rPr>
              <w:fldChar w:fldCharType="begin"/>
            </w:r>
            <w:r>
              <w:rPr>
                <w:noProof/>
                <w:webHidden/>
              </w:rPr>
              <w:instrText xml:space="preserve"> PAGEREF _Toc167039087 \h </w:instrText>
            </w:r>
          </w:ins>
          <w:r>
            <w:rPr>
              <w:noProof/>
              <w:webHidden/>
            </w:rPr>
          </w:r>
          <w:r>
            <w:rPr>
              <w:noProof/>
              <w:webHidden/>
            </w:rPr>
            <w:fldChar w:fldCharType="separate"/>
          </w:r>
          <w:ins w:id="154" w:author="safwan halabi" w:date="2024-05-19T19:23:00Z" w16du:dateUtc="2024-05-19T16:23:00Z">
            <w:r>
              <w:rPr>
                <w:noProof/>
                <w:webHidden/>
              </w:rPr>
              <w:t>9</w:t>
            </w:r>
            <w:r>
              <w:rPr>
                <w:noProof/>
                <w:webHidden/>
              </w:rPr>
              <w:fldChar w:fldCharType="end"/>
            </w:r>
            <w:r w:rsidRPr="00140469">
              <w:rPr>
                <w:rStyle w:val="Hyperlink"/>
                <w:noProof/>
              </w:rPr>
              <w:fldChar w:fldCharType="end"/>
            </w:r>
          </w:ins>
        </w:p>
        <w:p w14:paraId="10F8435A" w14:textId="6E2CD03D" w:rsidR="00AC5527" w:rsidRDefault="00AC5527">
          <w:pPr>
            <w:pStyle w:val="TOC3"/>
            <w:tabs>
              <w:tab w:val="right" w:leader="dot" w:pos="9019"/>
            </w:tabs>
            <w:spacing w:after="0"/>
            <w:rPr>
              <w:ins w:id="155"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56" w:author="safwan halabi" w:date="2024-05-19T19:23:00Z" w16du:dateUtc="2024-05-19T16:23:00Z">
              <w:pPr>
                <w:pStyle w:val="TOC3"/>
                <w:tabs>
                  <w:tab w:val="right" w:leader="dot" w:pos="9019"/>
                </w:tabs>
              </w:pPr>
            </w:pPrChange>
          </w:pPr>
          <w:ins w:id="157"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"_Toc167039088"</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4.2.1 Constraints and Challenges - Eye-Tracking</w:t>
            </w:r>
            <w:r>
              <w:rPr>
                <w:noProof/>
                <w:webHidden/>
              </w:rPr>
              <w:tab/>
            </w:r>
            <w:r>
              <w:rPr>
                <w:noProof/>
                <w:webHidden/>
              </w:rPr>
              <w:fldChar w:fldCharType="begin"/>
            </w:r>
            <w:r>
              <w:rPr>
                <w:noProof/>
                <w:webHidden/>
              </w:rPr>
              <w:instrText xml:space="preserve"> PAGEREF _Toc167039088 \h </w:instrText>
            </w:r>
          </w:ins>
          <w:r>
            <w:rPr>
              <w:noProof/>
              <w:webHidden/>
            </w:rPr>
          </w:r>
          <w:r>
            <w:rPr>
              <w:noProof/>
              <w:webHidden/>
            </w:rPr>
            <w:fldChar w:fldCharType="separate"/>
          </w:r>
          <w:ins w:id="158" w:author="safwan halabi" w:date="2024-05-19T19:23:00Z" w16du:dateUtc="2024-05-19T16:23:00Z">
            <w:r>
              <w:rPr>
                <w:noProof/>
                <w:webHidden/>
              </w:rPr>
              <w:t>9</w:t>
            </w:r>
            <w:r>
              <w:rPr>
                <w:noProof/>
                <w:webHidden/>
              </w:rPr>
              <w:fldChar w:fldCharType="end"/>
            </w:r>
            <w:r w:rsidRPr="00140469">
              <w:rPr>
                <w:rStyle w:val="Hyperlink"/>
                <w:noProof/>
              </w:rPr>
              <w:fldChar w:fldCharType="end"/>
            </w:r>
          </w:ins>
        </w:p>
        <w:p w14:paraId="1F3C9795" w14:textId="7D2D08E9" w:rsidR="00AC5527" w:rsidRDefault="00AC5527">
          <w:pPr>
            <w:pStyle w:val="TOC2"/>
            <w:tabs>
              <w:tab w:val="right" w:leader="dot" w:pos="9019"/>
            </w:tabs>
            <w:spacing w:after="0"/>
            <w:rPr>
              <w:ins w:id="159"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60" w:author="safwan halabi" w:date="2024-05-19T19:23:00Z" w16du:dateUtc="2024-05-19T16:23:00Z">
              <w:pPr>
                <w:pStyle w:val="TOC2"/>
                <w:tabs>
                  <w:tab w:val="right" w:leader="dot" w:pos="9019"/>
                </w:tabs>
              </w:pPr>
            </w:pPrChange>
          </w:pPr>
          <w:ins w:id="161"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"_Toc167039089"</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4.3 Research - Deep Learning and AI</w:t>
            </w:r>
            <w:r>
              <w:rPr>
                <w:noProof/>
                <w:webHidden/>
              </w:rPr>
              <w:tab/>
            </w:r>
            <w:r>
              <w:rPr>
                <w:noProof/>
                <w:webHidden/>
              </w:rPr>
              <w:fldChar w:fldCharType="begin"/>
            </w:r>
            <w:r>
              <w:rPr>
                <w:noProof/>
                <w:webHidden/>
              </w:rPr>
              <w:instrText xml:space="preserve"> PAGEREF _Toc167039089 \h </w:instrText>
            </w:r>
          </w:ins>
          <w:r>
            <w:rPr>
              <w:noProof/>
              <w:webHidden/>
            </w:rPr>
          </w:r>
          <w:r>
            <w:rPr>
              <w:noProof/>
              <w:webHidden/>
            </w:rPr>
            <w:fldChar w:fldCharType="separate"/>
          </w:r>
          <w:ins w:id="162" w:author="safwan halabi" w:date="2024-05-19T19:23:00Z" w16du:dateUtc="2024-05-19T16:23:00Z">
            <w:r>
              <w:rPr>
                <w:noProof/>
                <w:webHidden/>
              </w:rPr>
              <w:t>9</w:t>
            </w:r>
            <w:r>
              <w:rPr>
                <w:noProof/>
                <w:webHidden/>
              </w:rPr>
              <w:fldChar w:fldCharType="end"/>
            </w:r>
            <w:r w:rsidRPr="00140469">
              <w:rPr>
                <w:rStyle w:val="Hyperlink"/>
                <w:noProof/>
              </w:rPr>
              <w:fldChar w:fldCharType="end"/>
            </w:r>
          </w:ins>
        </w:p>
        <w:p w14:paraId="728FF855" w14:textId="59A2770A" w:rsidR="00AC5527" w:rsidRDefault="00AC5527">
          <w:pPr>
            <w:pStyle w:val="TOC3"/>
            <w:tabs>
              <w:tab w:val="right" w:leader="dot" w:pos="9019"/>
            </w:tabs>
            <w:spacing w:after="0"/>
            <w:rPr>
              <w:ins w:id="163"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64" w:author="safwan halabi" w:date="2024-05-19T19:23:00Z" w16du:dateUtc="2024-05-19T16:23:00Z">
              <w:pPr>
                <w:pStyle w:val="TOC3"/>
                <w:tabs>
                  <w:tab w:val="right" w:leader="dot" w:pos="9019"/>
                </w:tabs>
              </w:pPr>
            </w:pPrChange>
          </w:pPr>
          <w:ins w:id="165"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"_Toc167039090"</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4.3.1 Constraints and Challenges - Deep Learning and AI</w:t>
            </w:r>
            <w:r>
              <w:rPr>
                <w:noProof/>
                <w:webHidden/>
              </w:rPr>
              <w:tab/>
            </w:r>
            <w:r>
              <w:rPr>
                <w:noProof/>
                <w:webHidden/>
              </w:rPr>
              <w:fldChar w:fldCharType="begin"/>
            </w:r>
            <w:r>
              <w:rPr>
                <w:noProof/>
                <w:webHidden/>
              </w:rPr>
              <w:instrText xml:space="preserve"> PAGEREF _Toc167039090 \h </w:instrText>
            </w:r>
          </w:ins>
          <w:r>
            <w:rPr>
              <w:noProof/>
              <w:webHidden/>
            </w:rPr>
          </w:r>
          <w:r>
            <w:rPr>
              <w:noProof/>
              <w:webHidden/>
            </w:rPr>
            <w:fldChar w:fldCharType="separate"/>
          </w:r>
          <w:ins w:id="166" w:author="safwan halabi" w:date="2024-05-19T19:23:00Z" w16du:dateUtc="2024-05-19T16:23:00Z">
            <w:r>
              <w:rPr>
                <w:noProof/>
                <w:webHidden/>
              </w:rPr>
              <w:t>9</w:t>
            </w:r>
            <w:r>
              <w:rPr>
                <w:noProof/>
                <w:webHidden/>
              </w:rPr>
              <w:fldChar w:fldCharType="end"/>
            </w:r>
            <w:r w:rsidRPr="00140469">
              <w:rPr>
                <w:rStyle w:val="Hyperlink"/>
                <w:noProof/>
              </w:rPr>
              <w:fldChar w:fldCharType="end"/>
            </w:r>
          </w:ins>
        </w:p>
        <w:p w14:paraId="1836C07B" w14:textId="6271B39C" w:rsidR="00AC5527" w:rsidRDefault="00AC5527">
          <w:pPr>
            <w:pStyle w:val="TOC2"/>
            <w:tabs>
              <w:tab w:val="right" w:leader="dot" w:pos="9019"/>
            </w:tabs>
            <w:spacing w:after="0"/>
            <w:rPr>
              <w:ins w:id="167"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68" w:author="safwan halabi" w:date="2024-05-19T19:23:00Z" w16du:dateUtc="2024-05-19T16:23:00Z">
              <w:pPr>
                <w:pStyle w:val="TOC2"/>
                <w:tabs>
                  <w:tab w:val="right" w:leader="dot" w:pos="9019"/>
                </w:tabs>
              </w:pPr>
            </w:pPrChange>
          </w:pPr>
          <w:ins w:id="169"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"_Toc167039091"</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4.4 Development</w:t>
            </w:r>
            <w:r>
              <w:rPr>
                <w:noProof/>
                <w:webHidden/>
              </w:rPr>
              <w:tab/>
            </w:r>
            <w:r>
              <w:rPr>
                <w:noProof/>
                <w:webHidden/>
              </w:rPr>
              <w:fldChar w:fldCharType="begin"/>
            </w:r>
            <w:r>
              <w:rPr>
                <w:noProof/>
                <w:webHidden/>
              </w:rPr>
              <w:instrText xml:space="preserve"> PAGEREF _Toc167039091 \h </w:instrText>
            </w:r>
          </w:ins>
          <w:r>
            <w:rPr>
              <w:noProof/>
              <w:webHidden/>
            </w:rPr>
          </w:r>
          <w:r>
            <w:rPr>
              <w:noProof/>
              <w:webHidden/>
            </w:rPr>
            <w:fldChar w:fldCharType="separate"/>
          </w:r>
          <w:ins w:id="170" w:author="safwan halabi" w:date="2024-05-19T19:23:00Z" w16du:dateUtc="2024-05-19T16:23:00Z">
            <w:r>
              <w:rPr>
                <w:noProof/>
                <w:webHidden/>
              </w:rPr>
              <w:t>10</w:t>
            </w:r>
            <w:r>
              <w:rPr>
                <w:noProof/>
                <w:webHidden/>
              </w:rPr>
              <w:fldChar w:fldCharType="end"/>
            </w:r>
            <w:r w:rsidRPr="00140469">
              <w:rPr>
                <w:rStyle w:val="Hyperlink"/>
                <w:noProof/>
              </w:rPr>
              <w:fldChar w:fldCharType="end"/>
            </w:r>
          </w:ins>
        </w:p>
        <w:p w14:paraId="0782DBDE" w14:textId="2685784B" w:rsidR="00AC5527" w:rsidRDefault="00AC5527">
          <w:pPr>
            <w:pStyle w:val="TOC1"/>
            <w:rPr>
              <w:ins w:id="171" w:author="safwan halabi" w:date="2024-05-19T19:23:00Z" w16du:dateUtc="2024-05-19T16:23:00Z"/>
              <w:rFonts w:asciiTheme="minorHAnsi" w:eastAsiaTheme="minorEastAsia" w:hAnsiTheme="minorHAnsi" w:cstheme="minorBidi"/>
              <w:kern w:val="2"/>
              <w:sz w:val="24"/>
              <w:szCs w:val="24"/>
              <w:lang w:val="en-IL" w:bidi="ar-SA"/>
              <w14:ligatures w14:val="standardContextual"/>
            </w:rPr>
          </w:pPr>
          <w:ins w:id="172" w:author="safwan halabi" w:date="2024-05-19T19:23:00Z" w16du:dateUtc="2024-05-19T16:23:00Z">
            <w:r w:rsidRPr="00140469">
              <w:rPr>
                <w:rStyle w:val="Hyperlink"/>
              </w:rPr>
              <w:fldChar w:fldCharType="begin"/>
            </w:r>
            <w:r w:rsidRPr="00140469">
              <w:rPr>
                <w:rStyle w:val="Hyperlink"/>
              </w:rPr>
              <w:instrText xml:space="preserve"> </w:instrText>
            </w:r>
            <w:r>
              <w:instrText>HYPERLINK \l "_Toc167039092"</w:instrText>
            </w:r>
            <w:r w:rsidRPr="00140469">
              <w:rPr>
                <w:rStyle w:val="Hyperlink"/>
              </w:rPr>
              <w:instrText xml:space="preserve"> </w:instrText>
            </w:r>
            <w:r w:rsidRPr="00140469">
              <w:rPr>
                <w:rStyle w:val="Hyperlink"/>
              </w:rPr>
            </w:r>
            <w:r w:rsidRPr="00140469">
              <w:rPr>
                <w:rStyle w:val="Hyperlink"/>
              </w:rPr>
              <w:fldChar w:fldCharType="separate"/>
            </w:r>
            <w:r w:rsidRPr="00140469">
              <w:rPr>
                <w:rStyle w:val="Hyperlink"/>
              </w:rPr>
              <w:t>5.</w:t>
            </w:r>
            <w:r>
              <w:rPr>
                <w:rFonts w:asciiTheme="minorHAnsi" w:eastAsiaTheme="minorEastAsia" w:hAnsiTheme="minorHAnsi" w:cstheme="minorBidi"/>
                <w:kern w:val="2"/>
                <w:sz w:val="24"/>
                <w:szCs w:val="24"/>
                <w:lang w:val="en-IL" w:bidi="ar-SA"/>
                <w14:ligatures w14:val="standardContextual"/>
              </w:rPr>
              <w:tab/>
            </w:r>
            <w:r w:rsidRPr="00140469">
              <w:rPr>
                <w:rStyle w:val="Hyperlink"/>
              </w:rPr>
              <w:t>The Product</w:t>
            </w:r>
            <w:r>
              <w:rPr>
                <w:webHidden/>
              </w:rPr>
              <w:tab/>
            </w:r>
            <w:r>
              <w:rPr>
                <w:webHidden/>
              </w:rPr>
              <w:fldChar w:fldCharType="begin"/>
            </w:r>
            <w:r>
              <w:rPr>
                <w:webHidden/>
              </w:rPr>
              <w:instrText xml:space="preserve"> PAGEREF _Toc167039092 \h </w:instrText>
            </w:r>
          </w:ins>
          <w:r>
            <w:rPr>
              <w:webHidden/>
            </w:rPr>
          </w:r>
          <w:r>
            <w:rPr>
              <w:webHidden/>
            </w:rPr>
            <w:fldChar w:fldCharType="separate"/>
          </w:r>
          <w:ins w:id="173" w:author="safwan halabi" w:date="2024-05-19T19:23:00Z" w16du:dateUtc="2024-05-19T16:23:00Z">
            <w:r>
              <w:rPr>
                <w:webHidden/>
              </w:rPr>
              <w:t>11</w:t>
            </w:r>
            <w:r>
              <w:rPr>
                <w:webHidden/>
              </w:rPr>
              <w:fldChar w:fldCharType="end"/>
            </w:r>
            <w:r w:rsidRPr="00140469">
              <w:rPr>
                <w:rStyle w:val="Hyperlink"/>
              </w:rPr>
              <w:fldChar w:fldCharType="end"/>
            </w:r>
          </w:ins>
        </w:p>
        <w:p w14:paraId="42399B6E" w14:textId="4DD7DCD3" w:rsidR="00AC5527" w:rsidRDefault="00AC5527">
          <w:pPr>
            <w:pStyle w:val="TOC2"/>
            <w:tabs>
              <w:tab w:val="right" w:leader="dot" w:pos="9019"/>
            </w:tabs>
            <w:spacing w:after="0"/>
            <w:rPr>
              <w:ins w:id="174"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75" w:author="safwan halabi" w:date="2024-05-19T19:23:00Z" w16du:dateUtc="2024-05-19T16:23:00Z">
              <w:pPr>
                <w:pStyle w:val="TOC2"/>
                <w:tabs>
                  <w:tab w:val="right" w:leader="dot" w:pos="9019"/>
                </w:tabs>
              </w:pPr>
            </w:pPrChange>
          </w:pPr>
          <w:ins w:id="176"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"_Toc167039093"</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5.1 System Requirements</w:t>
            </w:r>
            <w:r>
              <w:rPr>
                <w:noProof/>
                <w:webHidden/>
              </w:rPr>
              <w:tab/>
            </w:r>
            <w:r>
              <w:rPr>
                <w:noProof/>
                <w:webHidden/>
              </w:rPr>
              <w:fldChar w:fldCharType="begin"/>
            </w:r>
            <w:r>
              <w:rPr>
                <w:noProof/>
                <w:webHidden/>
              </w:rPr>
              <w:instrText xml:space="preserve"> PAGEREF _Toc167039093 \h </w:instrText>
            </w:r>
          </w:ins>
          <w:r>
            <w:rPr>
              <w:noProof/>
              <w:webHidden/>
            </w:rPr>
          </w:r>
          <w:r>
            <w:rPr>
              <w:noProof/>
              <w:webHidden/>
            </w:rPr>
            <w:fldChar w:fldCharType="separate"/>
          </w:r>
          <w:ins w:id="177" w:author="safwan halabi" w:date="2024-05-19T19:23:00Z" w16du:dateUtc="2024-05-19T16:23:00Z">
            <w:r>
              <w:rPr>
                <w:noProof/>
                <w:webHidden/>
              </w:rPr>
              <w:t>11</w:t>
            </w:r>
            <w:r>
              <w:rPr>
                <w:noProof/>
                <w:webHidden/>
              </w:rPr>
              <w:fldChar w:fldCharType="end"/>
            </w:r>
            <w:r w:rsidRPr="00140469">
              <w:rPr>
                <w:rStyle w:val="Hyperlink"/>
                <w:noProof/>
              </w:rPr>
              <w:fldChar w:fldCharType="end"/>
            </w:r>
          </w:ins>
        </w:p>
        <w:p w14:paraId="370CA540" w14:textId="5C11B543" w:rsidR="00AC5527" w:rsidRDefault="00AC5527">
          <w:pPr>
            <w:pStyle w:val="TOC3"/>
            <w:tabs>
              <w:tab w:val="right" w:leader="dot" w:pos="9019"/>
            </w:tabs>
            <w:spacing w:after="0"/>
            <w:rPr>
              <w:ins w:id="178"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79" w:author="safwan halabi" w:date="2024-05-19T19:23:00Z" w16du:dateUtc="2024-05-19T16:23:00Z">
              <w:pPr>
                <w:pStyle w:val="TOC3"/>
                <w:tabs>
                  <w:tab w:val="right" w:leader="dot" w:pos="9019"/>
                </w:tabs>
              </w:pPr>
            </w:pPrChange>
          </w:pPr>
          <w:ins w:id="180"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"_Toc167039094"</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5.1.1 Functional:</w:t>
            </w:r>
            <w:r>
              <w:rPr>
                <w:noProof/>
                <w:webHidden/>
              </w:rPr>
              <w:tab/>
            </w:r>
            <w:r>
              <w:rPr>
                <w:noProof/>
                <w:webHidden/>
              </w:rPr>
              <w:fldChar w:fldCharType="begin"/>
            </w:r>
            <w:r>
              <w:rPr>
                <w:noProof/>
                <w:webHidden/>
              </w:rPr>
              <w:instrText xml:space="preserve"> PAGEREF _Toc167039094 \h </w:instrText>
            </w:r>
          </w:ins>
          <w:r>
            <w:rPr>
              <w:noProof/>
              <w:webHidden/>
            </w:rPr>
          </w:r>
          <w:r>
            <w:rPr>
              <w:noProof/>
              <w:webHidden/>
            </w:rPr>
            <w:fldChar w:fldCharType="separate"/>
          </w:r>
          <w:ins w:id="181" w:author="safwan halabi" w:date="2024-05-19T19:23:00Z" w16du:dateUtc="2024-05-19T16:23:00Z">
            <w:r>
              <w:rPr>
                <w:noProof/>
                <w:webHidden/>
              </w:rPr>
              <w:t>11</w:t>
            </w:r>
            <w:r>
              <w:rPr>
                <w:noProof/>
                <w:webHidden/>
              </w:rPr>
              <w:fldChar w:fldCharType="end"/>
            </w:r>
            <w:r w:rsidRPr="00140469">
              <w:rPr>
                <w:rStyle w:val="Hyperlink"/>
                <w:noProof/>
              </w:rPr>
              <w:fldChar w:fldCharType="end"/>
            </w:r>
          </w:ins>
        </w:p>
        <w:p w14:paraId="7B2C5D5E" w14:textId="664547BB" w:rsidR="00AC5527" w:rsidRDefault="00AC5527">
          <w:pPr>
            <w:pStyle w:val="TOC3"/>
            <w:tabs>
              <w:tab w:val="right" w:leader="dot" w:pos="9019"/>
            </w:tabs>
            <w:spacing w:after="0"/>
            <w:rPr>
              <w:ins w:id="182"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83" w:author="safwan halabi" w:date="2024-05-19T19:23:00Z" w16du:dateUtc="2024-05-19T16:23:00Z">
              <w:pPr>
                <w:pStyle w:val="TOC3"/>
                <w:tabs>
                  <w:tab w:val="right" w:leader="dot" w:pos="9019"/>
                </w:tabs>
              </w:pPr>
            </w:pPrChange>
          </w:pPr>
          <w:ins w:id="184"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"_Toc167039095"</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5.1.2 Non-Functional:</w:t>
            </w:r>
            <w:r>
              <w:rPr>
                <w:noProof/>
                <w:webHidden/>
              </w:rPr>
              <w:tab/>
            </w:r>
            <w:r>
              <w:rPr>
                <w:noProof/>
                <w:webHidden/>
              </w:rPr>
              <w:fldChar w:fldCharType="begin"/>
            </w:r>
            <w:r>
              <w:rPr>
                <w:noProof/>
                <w:webHidden/>
              </w:rPr>
              <w:instrText xml:space="preserve"> PAGEREF _Toc167039095 \h </w:instrText>
            </w:r>
          </w:ins>
          <w:r>
            <w:rPr>
              <w:noProof/>
              <w:webHidden/>
            </w:rPr>
          </w:r>
          <w:r>
            <w:rPr>
              <w:noProof/>
              <w:webHidden/>
            </w:rPr>
            <w:fldChar w:fldCharType="separate"/>
          </w:r>
          <w:ins w:id="185" w:author="safwan halabi" w:date="2024-05-19T19:23:00Z" w16du:dateUtc="2024-05-19T16:23:00Z">
            <w:r>
              <w:rPr>
                <w:noProof/>
                <w:webHidden/>
              </w:rPr>
              <w:t>11</w:t>
            </w:r>
            <w:r>
              <w:rPr>
                <w:noProof/>
                <w:webHidden/>
              </w:rPr>
              <w:fldChar w:fldCharType="end"/>
            </w:r>
            <w:r w:rsidRPr="00140469">
              <w:rPr>
                <w:rStyle w:val="Hyperlink"/>
                <w:noProof/>
              </w:rPr>
              <w:fldChar w:fldCharType="end"/>
            </w:r>
          </w:ins>
        </w:p>
        <w:p w14:paraId="7006C62C" w14:textId="2AE34DF8" w:rsidR="00AC5527" w:rsidRDefault="00AC5527">
          <w:pPr>
            <w:pStyle w:val="TOC2"/>
            <w:tabs>
              <w:tab w:val="right" w:leader="dot" w:pos="9019"/>
            </w:tabs>
            <w:spacing w:after="0"/>
            <w:rPr>
              <w:ins w:id="186"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87" w:author="safwan halabi" w:date="2024-05-19T19:23:00Z" w16du:dateUtc="2024-05-19T16:23:00Z">
              <w:pPr>
                <w:pStyle w:val="TOC2"/>
                <w:tabs>
                  <w:tab w:val="right" w:leader="dot" w:pos="9019"/>
                </w:tabs>
              </w:pPr>
            </w:pPrChange>
          </w:pPr>
          <w:ins w:id="188"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"_Toc167039096"</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5.2 Project Architecture</w:t>
            </w:r>
            <w:r>
              <w:rPr>
                <w:noProof/>
                <w:webHidden/>
              </w:rPr>
              <w:tab/>
            </w:r>
            <w:r>
              <w:rPr>
                <w:noProof/>
                <w:webHidden/>
              </w:rPr>
              <w:fldChar w:fldCharType="begin"/>
            </w:r>
            <w:r>
              <w:rPr>
                <w:noProof/>
                <w:webHidden/>
              </w:rPr>
              <w:instrText xml:space="preserve"> PAGEREF _Toc167039096 \h </w:instrText>
            </w:r>
          </w:ins>
          <w:r>
            <w:rPr>
              <w:noProof/>
              <w:webHidden/>
            </w:rPr>
          </w:r>
          <w:r>
            <w:rPr>
              <w:noProof/>
              <w:webHidden/>
            </w:rPr>
            <w:fldChar w:fldCharType="separate"/>
          </w:r>
          <w:ins w:id="189" w:author="safwan halabi" w:date="2024-05-19T19:23:00Z" w16du:dateUtc="2024-05-19T16:23:00Z">
            <w:r>
              <w:rPr>
                <w:noProof/>
                <w:webHidden/>
              </w:rPr>
              <w:t>12</w:t>
            </w:r>
            <w:r>
              <w:rPr>
                <w:noProof/>
                <w:webHidden/>
              </w:rPr>
              <w:fldChar w:fldCharType="end"/>
            </w:r>
            <w:r w:rsidRPr="00140469">
              <w:rPr>
                <w:rStyle w:val="Hyperlink"/>
                <w:noProof/>
              </w:rPr>
              <w:fldChar w:fldCharType="end"/>
            </w:r>
          </w:ins>
        </w:p>
        <w:p w14:paraId="4EED7CE5" w14:textId="7FF2C87A" w:rsidR="00AC5527" w:rsidRDefault="00AC5527">
          <w:pPr>
            <w:pStyle w:val="TOC2"/>
            <w:tabs>
              <w:tab w:val="right" w:leader="dot" w:pos="9019"/>
            </w:tabs>
            <w:spacing w:after="0"/>
            <w:rPr>
              <w:ins w:id="190"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91" w:author="safwan halabi" w:date="2024-05-19T19:23:00Z" w16du:dateUtc="2024-05-19T16:23:00Z">
              <w:pPr>
                <w:pStyle w:val="TOC2"/>
                <w:tabs>
                  <w:tab w:val="right" w:leader="dot" w:pos="9019"/>
                </w:tabs>
              </w:pPr>
            </w:pPrChange>
          </w:pPr>
          <w:ins w:id="192"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"_Toc167039097"</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5.3 WEB Application</w:t>
            </w:r>
            <w:r>
              <w:rPr>
                <w:noProof/>
                <w:webHidden/>
              </w:rPr>
              <w:tab/>
            </w:r>
            <w:r>
              <w:rPr>
                <w:noProof/>
                <w:webHidden/>
              </w:rPr>
              <w:fldChar w:fldCharType="begin"/>
            </w:r>
            <w:r>
              <w:rPr>
                <w:noProof/>
                <w:webHidden/>
              </w:rPr>
              <w:instrText xml:space="preserve"> PAGEREF _Toc167039097 \h </w:instrText>
            </w:r>
          </w:ins>
          <w:r>
            <w:rPr>
              <w:noProof/>
              <w:webHidden/>
            </w:rPr>
          </w:r>
          <w:r>
            <w:rPr>
              <w:noProof/>
              <w:webHidden/>
            </w:rPr>
            <w:fldChar w:fldCharType="separate"/>
          </w:r>
          <w:ins w:id="193" w:author="safwan halabi" w:date="2024-05-19T19:23:00Z" w16du:dateUtc="2024-05-19T16:23:00Z">
            <w:r>
              <w:rPr>
                <w:noProof/>
                <w:webHidden/>
              </w:rPr>
              <w:t>13</w:t>
            </w:r>
            <w:r>
              <w:rPr>
                <w:noProof/>
                <w:webHidden/>
              </w:rPr>
              <w:fldChar w:fldCharType="end"/>
            </w:r>
            <w:r w:rsidRPr="00140469">
              <w:rPr>
                <w:rStyle w:val="Hyperlink"/>
                <w:noProof/>
              </w:rPr>
              <w:fldChar w:fldCharType="end"/>
            </w:r>
          </w:ins>
        </w:p>
        <w:p w14:paraId="07DD4139" w14:textId="69C30BA1" w:rsidR="00AC5527" w:rsidRDefault="00AC5527">
          <w:pPr>
            <w:pStyle w:val="TOC2"/>
            <w:tabs>
              <w:tab w:val="right" w:leader="dot" w:pos="9019"/>
            </w:tabs>
            <w:spacing w:after="0"/>
            <w:rPr>
              <w:ins w:id="194"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95" w:author="safwan halabi" w:date="2024-05-19T19:23:00Z" w16du:dateUtc="2024-05-19T16:23:00Z">
              <w:pPr>
                <w:pStyle w:val="TOC2"/>
                <w:tabs>
                  <w:tab w:val="right" w:leader="dot" w:pos="9019"/>
                </w:tabs>
              </w:pPr>
            </w:pPrChange>
          </w:pPr>
          <w:ins w:id="196"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"_Toc167039098"</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5.4 Test Pages</w:t>
            </w:r>
            <w:r>
              <w:rPr>
                <w:noProof/>
                <w:webHidden/>
              </w:rPr>
              <w:tab/>
            </w:r>
            <w:r>
              <w:rPr>
                <w:noProof/>
                <w:webHidden/>
              </w:rPr>
              <w:fldChar w:fldCharType="begin"/>
            </w:r>
            <w:r>
              <w:rPr>
                <w:noProof/>
                <w:webHidden/>
              </w:rPr>
              <w:instrText xml:space="preserve"> PAGEREF _Toc167039098 \h </w:instrText>
            </w:r>
          </w:ins>
          <w:r>
            <w:rPr>
              <w:noProof/>
              <w:webHidden/>
            </w:rPr>
          </w:r>
          <w:r>
            <w:rPr>
              <w:noProof/>
              <w:webHidden/>
            </w:rPr>
            <w:fldChar w:fldCharType="separate"/>
          </w:r>
          <w:ins w:id="197" w:author="safwan halabi" w:date="2024-05-19T19:23:00Z" w16du:dateUtc="2024-05-19T16:23:00Z">
            <w:r>
              <w:rPr>
                <w:noProof/>
                <w:webHidden/>
              </w:rPr>
              <w:t>17</w:t>
            </w:r>
            <w:r>
              <w:rPr>
                <w:noProof/>
                <w:webHidden/>
              </w:rPr>
              <w:fldChar w:fldCharType="end"/>
            </w:r>
            <w:r w:rsidRPr="00140469">
              <w:rPr>
                <w:rStyle w:val="Hyperlink"/>
                <w:noProof/>
              </w:rPr>
              <w:fldChar w:fldCharType="end"/>
            </w:r>
          </w:ins>
        </w:p>
        <w:p w14:paraId="4E1BEDFD" w14:textId="6336C5CE" w:rsidR="00AC5527" w:rsidRDefault="00AC5527">
          <w:pPr>
            <w:pStyle w:val="TOC2"/>
            <w:tabs>
              <w:tab w:val="right" w:leader="dot" w:pos="9019"/>
            </w:tabs>
            <w:spacing w:after="0"/>
            <w:rPr>
              <w:ins w:id="198"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199" w:author="safwan halabi" w:date="2024-05-19T19:23:00Z" w16du:dateUtc="2024-05-19T16:23:00Z">
              <w:pPr>
                <w:pStyle w:val="TOC2"/>
                <w:tabs>
                  <w:tab w:val="right" w:leader="dot" w:pos="9019"/>
                </w:tabs>
              </w:pPr>
            </w:pPrChange>
          </w:pPr>
          <w:ins w:id="200"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"_Toc167039099"</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5.5 Deep Learning Prediction Model:</w:t>
            </w:r>
            <w:r>
              <w:rPr>
                <w:noProof/>
                <w:webHidden/>
              </w:rPr>
              <w:tab/>
            </w:r>
            <w:r>
              <w:rPr>
                <w:noProof/>
                <w:webHidden/>
              </w:rPr>
              <w:fldChar w:fldCharType="begin"/>
            </w:r>
            <w:r>
              <w:rPr>
                <w:noProof/>
                <w:webHidden/>
              </w:rPr>
              <w:instrText xml:space="preserve"> PAGEREF _Toc167039099 \h </w:instrText>
            </w:r>
          </w:ins>
          <w:r>
            <w:rPr>
              <w:noProof/>
              <w:webHidden/>
            </w:rPr>
          </w:r>
          <w:r>
            <w:rPr>
              <w:noProof/>
              <w:webHidden/>
            </w:rPr>
            <w:fldChar w:fldCharType="separate"/>
          </w:r>
          <w:ins w:id="201" w:author="safwan halabi" w:date="2024-05-19T19:23:00Z" w16du:dateUtc="2024-05-19T16:23:00Z">
            <w:r>
              <w:rPr>
                <w:noProof/>
                <w:webHidden/>
              </w:rPr>
              <w:t>20</w:t>
            </w:r>
            <w:r>
              <w:rPr>
                <w:noProof/>
                <w:webHidden/>
              </w:rPr>
              <w:fldChar w:fldCharType="end"/>
            </w:r>
            <w:r w:rsidRPr="00140469">
              <w:rPr>
                <w:rStyle w:val="Hyperlink"/>
                <w:noProof/>
              </w:rPr>
              <w:fldChar w:fldCharType="end"/>
            </w:r>
          </w:ins>
        </w:p>
        <w:p w14:paraId="2085EB4A" w14:textId="7293AB80" w:rsidR="00AC5527" w:rsidRDefault="00AC5527">
          <w:pPr>
            <w:pStyle w:val="TOC2"/>
            <w:tabs>
              <w:tab w:val="right" w:leader="dot" w:pos="9019"/>
            </w:tabs>
            <w:spacing w:after="0"/>
            <w:rPr>
              <w:ins w:id="202"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203" w:author="safwan halabi" w:date="2024-05-19T19:23:00Z" w16du:dateUtc="2024-05-19T16:23:00Z">
              <w:pPr>
                <w:pStyle w:val="TOC2"/>
                <w:tabs>
                  <w:tab w:val="right" w:leader="dot" w:pos="9019"/>
                </w:tabs>
              </w:pPr>
            </w:pPrChange>
          </w:pPr>
          <w:ins w:id="204"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"_Toc167039100"</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5.6 Diagrams</w:t>
            </w:r>
            <w:r>
              <w:rPr>
                <w:noProof/>
                <w:webHidden/>
              </w:rPr>
              <w:tab/>
            </w:r>
            <w:r>
              <w:rPr>
                <w:noProof/>
                <w:webHidden/>
              </w:rPr>
              <w:fldChar w:fldCharType="begin"/>
            </w:r>
            <w:r>
              <w:rPr>
                <w:noProof/>
                <w:webHidden/>
              </w:rPr>
              <w:instrText xml:space="preserve"> PAGEREF _Toc167039100 \h </w:instrText>
            </w:r>
          </w:ins>
          <w:r>
            <w:rPr>
              <w:noProof/>
              <w:webHidden/>
            </w:rPr>
          </w:r>
          <w:r>
            <w:rPr>
              <w:noProof/>
              <w:webHidden/>
            </w:rPr>
            <w:fldChar w:fldCharType="separate"/>
          </w:r>
          <w:ins w:id="205" w:author="safwan halabi" w:date="2024-05-19T19:23:00Z" w16du:dateUtc="2024-05-19T16:23:00Z">
            <w:r>
              <w:rPr>
                <w:noProof/>
                <w:webHidden/>
              </w:rPr>
              <w:t>21</w:t>
            </w:r>
            <w:r>
              <w:rPr>
                <w:noProof/>
                <w:webHidden/>
              </w:rPr>
              <w:fldChar w:fldCharType="end"/>
            </w:r>
            <w:r w:rsidRPr="00140469">
              <w:rPr>
                <w:rStyle w:val="Hyperlink"/>
                <w:noProof/>
              </w:rPr>
              <w:fldChar w:fldCharType="end"/>
            </w:r>
          </w:ins>
        </w:p>
        <w:p w14:paraId="4CA02A55" w14:textId="38DBF602" w:rsidR="00AC5527" w:rsidRDefault="00AC5527">
          <w:pPr>
            <w:pStyle w:val="TOC3"/>
            <w:tabs>
              <w:tab w:val="right" w:leader="dot" w:pos="9019"/>
            </w:tabs>
            <w:spacing w:after="0"/>
            <w:rPr>
              <w:ins w:id="206"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207" w:author="safwan halabi" w:date="2024-05-19T19:23:00Z" w16du:dateUtc="2024-05-19T16:23:00Z">
              <w:pPr>
                <w:pStyle w:val="TOC3"/>
                <w:tabs>
                  <w:tab w:val="right" w:leader="dot" w:pos="9019"/>
                </w:tabs>
              </w:pPr>
            </w:pPrChange>
          </w:pPr>
          <w:ins w:id="208"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"_Toc167039101"</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5.6.1 Sequence Diagram</w:t>
            </w:r>
            <w:r>
              <w:rPr>
                <w:noProof/>
                <w:webHidden/>
              </w:rPr>
              <w:tab/>
            </w:r>
            <w:r>
              <w:rPr>
                <w:noProof/>
                <w:webHidden/>
              </w:rPr>
              <w:fldChar w:fldCharType="begin"/>
            </w:r>
            <w:r>
              <w:rPr>
                <w:noProof/>
                <w:webHidden/>
              </w:rPr>
              <w:instrText xml:space="preserve"> PAGEREF _Toc167039101 \h </w:instrText>
            </w:r>
          </w:ins>
          <w:r>
            <w:rPr>
              <w:noProof/>
              <w:webHidden/>
            </w:rPr>
          </w:r>
          <w:r>
            <w:rPr>
              <w:noProof/>
              <w:webHidden/>
            </w:rPr>
            <w:fldChar w:fldCharType="separate"/>
          </w:r>
          <w:ins w:id="209" w:author="safwan halabi" w:date="2024-05-19T19:23:00Z" w16du:dateUtc="2024-05-19T16:23:00Z">
            <w:r>
              <w:rPr>
                <w:noProof/>
                <w:webHidden/>
              </w:rPr>
              <w:t>21</w:t>
            </w:r>
            <w:r>
              <w:rPr>
                <w:noProof/>
                <w:webHidden/>
              </w:rPr>
              <w:fldChar w:fldCharType="end"/>
            </w:r>
            <w:r w:rsidRPr="00140469">
              <w:rPr>
                <w:rStyle w:val="Hyperlink"/>
                <w:noProof/>
              </w:rPr>
              <w:fldChar w:fldCharType="end"/>
            </w:r>
          </w:ins>
        </w:p>
        <w:p w14:paraId="3784DE6A" w14:textId="4FD5C95F" w:rsidR="00AC5527" w:rsidRDefault="00AC5527">
          <w:pPr>
            <w:pStyle w:val="TOC3"/>
            <w:tabs>
              <w:tab w:val="right" w:leader="dot" w:pos="9019"/>
            </w:tabs>
            <w:spacing w:after="0"/>
            <w:rPr>
              <w:ins w:id="210"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211" w:author="safwan halabi" w:date="2024-05-19T19:23:00Z" w16du:dateUtc="2024-05-19T16:23:00Z">
              <w:pPr>
                <w:pStyle w:val="TOC3"/>
                <w:tabs>
                  <w:tab w:val="right" w:leader="dot" w:pos="9019"/>
                </w:tabs>
              </w:pPr>
            </w:pPrChange>
          </w:pPr>
          <w:ins w:id="212"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"_Toc167039102"</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5.6.2 Class Diagram:</w:t>
            </w:r>
            <w:r>
              <w:rPr>
                <w:noProof/>
                <w:webHidden/>
              </w:rPr>
              <w:tab/>
            </w:r>
            <w:r>
              <w:rPr>
                <w:noProof/>
                <w:webHidden/>
              </w:rPr>
              <w:fldChar w:fldCharType="begin"/>
            </w:r>
            <w:r>
              <w:rPr>
                <w:noProof/>
                <w:webHidden/>
              </w:rPr>
              <w:instrText xml:space="preserve"> PAGEREF _Toc167039102 \h </w:instrText>
            </w:r>
          </w:ins>
          <w:r>
            <w:rPr>
              <w:noProof/>
              <w:webHidden/>
            </w:rPr>
          </w:r>
          <w:r>
            <w:rPr>
              <w:noProof/>
              <w:webHidden/>
            </w:rPr>
            <w:fldChar w:fldCharType="separate"/>
          </w:r>
          <w:ins w:id="213" w:author="safwan halabi" w:date="2024-05-19T19:23:00Z" w16du:dateUtc="2024-05-19T16:23:00Z">
            <w:r>
              <w:rPr>
                <w:noProof/>
                <w:webHidden/>
              </w:rPr>
              <w:t>22</w:t>
            </w:r>
            <w:r>
              <w:rPr>
                <w:noProof/>
                <w:webHidden/>
              </w:rPr>
              <w:fldChar w:fldCharType="end"/>
            </w:r>
            <w:r w:rsidRPr="00140469">
              <w:rPr>
                <w:rStyle w:val="Hyperlink"/>
                <w:noProof/>
              </w:rPr>
              <w:fldChar w:fldCharType="end"/>
            </w:r>
          </w:ins>
        </w:p>
        <w:p w14:paraId="7F5552AF" w14:textId="1AF2D5A9" w:rsidR="00AC5527" w:rsidRDefault="00AC5527">
          <w:pPr>
            <w:pStyle w:val="TOC3"/>
            <w:tabs>
              <w:tab w:val="right" w:leader="dot" w:pos="9019"/>
            </w:tabs>
            <w:spacing w:after="0"/>
            <w:rPr>
              <w:ins w:id="214"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215" w:author="safwan halabi" w:date="2024-05-19T19:23:00Z" w16du:dateUtc="2024-05-19T16:23:00Z">
              <w:pPr>
                <w:pStyle w:val="TOC3"/>
                <w:tabs>
                  <w:tab w:val="right" w:leader="dot" w:pos="9019"/>
                </w:tabs>
              </w:pPr>
            </w:pPrChange>
          </w:pPr>
          <w:ins w:id="216"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"_Toc167039103"</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5.6.3 Use-Case Diagram:</w:t>
            </w:r>
            <w:r>
              <w:rPr>
                <w:noProof/>
                <w:webHidden/>
              </w:rPr>
              <w:tab/>
            </w:r>
            <w:r>
              <w:rPr>
                <w:noProof/>
                <w:webHidden/>
              </w:rPr>
              <w:fldChar w:fldCharType="begin"/>
            </w:r>
            <w:r>
              <w:rPr>
                <w:noProof/>
                <w:webHidden/>
              </w:rPr>
              <w:instrText xml:space="preserve"> PAGEREF _Toc167039103 \h </w:instrText>
            </w:r>
          </w:ins>
          <w:r>
            <w:rPr>
              <w:noProof/>
              <w:webHidden/>
            </w:rPr>
          </w:r>
          <w:r>
            <w:rPr>
              <w:noProof/>
              <w:webHidden/>
            </w:rPr>
            <w:fldChar w:fldCharType="separate"/>
          </w:r>
          <w:ins w:id="217" w:author="safwan halabi" w:date="2024-05-19T19:23:00Z" w16du:dateUtc="2024-05-19T16:23:00Z">
            <w:r>
              <w:rPr>
                <w:noProof/>
                <w:webHidden/>
              </w:rPr>
              <w:t>22</w:t>
            </w:r>
            <w:r>
              <w:rPr>
                <w:noProof/>
                <w:webHidden/>
              </w:rPr>
              <w:fldChar w:fldCharType="end"/>
            </w:r>
            <w:r w:rsidRPr="00140469">
              <w:rPr>
                <w:rStyle w:val="Hyperlink"/>
                <w:noProof/>
              </w:rPr>
              <w:fldChar w:fldCharType="end"/>
            </w:r>
          </w:ins>
        </w:p>
        <w:p w14:paraId="0751FD09" w14:textId="4F8D6C71" w:rsidR="00AC5527" w:rsidRDefault="00AC5527">
          <w:pPr>
            <w:pStyle w:val="TOC1"/>
            <w:rPr>
              <w:ins w:id="218" w:author="safwan halabi" w:date="2024-05-19T19:23:00Z" w16du:dateUtc="2024-05-19T16:23:00Z"/>
              <w:rFonts w:asciiTheme="minorHAnsi" w:eastAsiaTheme="minorEastAsia" w:hAnsiTheme="minorHAnsi" w:cstheme="minorBidi"/>
              <w:kern w:val="2"/>
              <w:sz w:val="24"/>
              <w:szCs w:val="24"/>
              <w:lang w:val="en-IL" w:bidi="ar-SA"/>
              <w14:ligatures w14:val="standardContextual"/>
            </w:rPr>
          </w:pPr>
          <w:ins w:id="219" w:author="safwan halabi" w:date="2024-05-19T19:23:00Z" w16du:dateUtc="2024-05-19T16:23:00Z">
            <w:r w:rsidRPr="00140469">
              <w:rPr>
                <w:rStyle w:val="Hyperlink"/>
              </w:rPr>
              <w:fldChar w:fldCharType="begin"/>
            </w:r>
            <w:r w:rsidRPr="00140469">
              <w:rPr>
                <w:rStyle w:val="Hyperlink"/>
              </w:rPr>
              <w:instrText xml:space="preserve"> </w:instrText>
            </w:r>
            <w:r>
              <w:instrText>HYPERLINK \l "_Toc167039104"</w:instrText>
            </w:r>
            <w:r w:rsidRPr="00140469">
              <w:rPr>
                <w:rStyle w:val="Hyperlink"/>
              </w:rPr>
              <w:instrText xml:space="preserve"> </w:instrText>
            </w:r>
            <w:r w:rsidRPr="00140469">
              <w:rPr>
                <w:rStyle w:val="Hyperlink"/>
              </w:rPr>
            </w:r>
            <w:r w:rsidRPr="00140469">
              <w:rPr>
                <w:rStyle w:val="Hyperlink"/>
              </w:rPr>
              <w:fldChar w:fldCharType="separate"/>
            </w:r>
            <w:r w:rsidRPr="00140469">
              <w:rPr>
                <w:rStyle w:val="Hyperlink"/>
              </w:rPr>
              <w:t>6.</w:t>
            </w:r>
            <w:r>
              <w:rPr>
                <w:rFonts w:asciiTheme="minorHAnsi" w:eastAsiaTheme="minorEastAsia" w:hAnsiTheme="minorHAnsi" w:cstheme="minorBidi"/>
                <w:kern w:val="2"/>
                <w:sz w:val="24"/>
                <w:szCs w:val="24"/>
                <w:lang w:val="en-IL" w:bidi="ar-SA"/>
                <w14:ligatures w14:val="standardContextual"/>
              </w:rPr>
              <w:tab/>
            </w:r>
            <w:r w:rsidRPr="00140469">
              <w:rPr>
                <w:rStyle w:val="Hyperlink"/>
              </w:rPr>
              <w:t>Evaluation</w:t>
            </w:r>
            <w:r>
              <w:rPr>
                <w:webHidden/>
              </w:rPr>
              <w:tab/>
            </w:r>
            <w:r>
              <w:rPr>
                <w:webHidden/>
              </w:rPr>
              <w:fldChar w:fldCharType="begin"/>
            </w:r>
            <w:r>
              <w:rPr>
                <w:webHidden/>
              </w:rPr>
              <w:instrText xml:space="preserve"> PAGEREF _Toc167039104 \h </w:instrText>
            </w:r>
          </w:ins>
          <w:r>
            <w:rPr>
              <w:webHidden/>
            </w:rPr>
          </w:r>
          <w:r>
            <w:rPr>
              <w:webHidden/>
            </w:rPr>
            <w:fldChar w:fldCharType="separate"/>
          </w:r>
          <w:ins w:id="220" w:author="safwan halabi" w:date="2024-05-19T19:23:00Z" w16du:dateUtc="2024-05-19T16:23:00Z">
            <w:r>
              <w:rPr>
                <w:webHidden/>
              </w:rPr>
              <w:t>23</w:t>
            </w:r>
            <w:r>
              <w:rPr>
                <w:webHidden/>
              </w:rPr>
              <w:fldChar w:fldCharType="end"/>
            </w:r>
            <w:r w:rsidRPr="00140469">
              <w:rPr>
                <w:rStyle w:val="Hyperlink"/>
              </w:rPr>
              <w:fldChar w:fldCharType="end"/>
            </w:r>
          </w:ins>
        </w:p>
        <w:p w14:paraId="6F6506AD" w14:textId="1915DD3C" w:rsidR="00AC5527" w:rsidRDefault="00AC5527">
          <w:pPr>
            <w:pStyle w:val="TOC2"/>
            <w:tabs>
              <w:tab w:val="right" w:leader="dot" w:pos="9019"/>
            </w:tabs>
            <w:spacing w:after="0"/>
            <w:rPr>
              <w:ins w:id="221"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222" w:author="safwan halabi" w:date="2024-05-19T19:23:00Z" w16du:dateUtc="2024-05-19T16:23:00Z">
              <w:pPr>
                <w:pStyle w:val="TOC2"/>
                <w:tabs>
                  <w:tab w:val="right" w:leader="dot" w:pos="9019"/>
                </w:tabs>
              </w:pPr>
            </w:pPrChange>
          </w:pPr>
          <w:ins w:id="223" w:author="safwan halabi" w:date="2024-05-19T19:23:00Z" w16du:dateUtc="2024-05-19T16:23:00Z">
            <w:r w:rsidRPr="00140469">
              <w:rPr>
                <w:rStyle w:val="Hyperlink"/>
                <w:noProof/>
              </w:rPr>
              <w:fldChar w:fldCharType="begin"/>
            </w:r>
            <w:r w:rsidRPr="00140469">
              <w:rPr>
                <w:rStyle w:val="Hyperlink"/>
                <w:noProof/>
              </w:rPr>
              <w:instrText xml:space="preserve"> </w:instrText>
            </w:r>
            <w:r>
              <w:rPr>
                <w:noProof/>
              </w:rPr>
              <w:instrText>HYPERLINK \l "_Toc167039105"</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6.1 Model Evaluation</w:t>
            </w:r>
            <w:r>
              <w:rPr>
                <w:noProof/>
                <w:webHidden/>
              </w:rPr>
              <w:tab/>
            </w:r>
            <w:r>
              <w:rPr>
                <w:noProof/>
                <w:webHidden/>
              </w:rPr>
              <w:fldChar w:fldCharType="begin"/>
            </w:r>
            <w:r>
              <w:rPr>
                <w:noProof/>
                <w:webHidden/>
              </w:rPr>
              <w:instrText xml:space="preserve"> PAGEREF _Toc167039105 \h </w:instrText>
            </w:r>
          </w:ins>
          <w:r>
            <w:rPr>
              <w:noProof/>
              <w:webHidden/>
            </w:rPr>
          </w:r>
          <w:r>
            <w:rPr>
              <w:noProof/>
              <w:webHidden/>
            </w:rPr>
            <w:fldChar w:fldCharType="separate"/>
          </w:r>
          <w:ins w:id="224" w:author="safwan halabi" w:date="2024-05-19T19:23:00Z" w16du:dateUtc="2024-05-19T16:23:00Z">
            <w:r>
              <w:rPr>
                <w:noProof/>
                <w:webHidden/>
              </w:rPr>
              <w:t>23</w:t>
            </w:r>
            <w:r>
              <w:rPr>
                <w:noProof/>
                <w:webHidden/>
              </w:rPr>
              <w:fldChar w:fldCharType="end"/>
            </w:r>
            <w:r w:rsidRPr="00140469">
              <w:rPr>
                <w:rStyle w:val="Hyperlink"/>
                <w:noProof/>
              </w:rPr>
              <w:fldChar w:fldCharType="end"/>
            </w:r>
          </w:ins>
        </w:p>
        <w:p w14:paraId="11BE14D6" w14:textId="3A4B8079" w:rsidR="00AC5527" w:rsidRDefault="00AC5527">
          <w:pPr>
            <w:pStyle w:val="TOC2"/>
            <w:tabs>
              <w:tab w:val="right" w:leader="dot" w:pos="9019"/>
            </w:tabs>
            <w:spacing w:after="0"/>
            <w:rPr>
              <w:ins w:id="225" w:author="safwan halabi" w:date="2024-05-19T19:23:00Z" w16du:dateUtc="2024-05-19T16:23:00Z"/>
              <w:rFonts w:asciiTheme="minorHAnsi" w:eastAsiaTheme="minorEastAsia" w:hAnsiTheme="minorHAnsi" w:cstheme="minorBidi"/>
              <w:noProof/>
              <w:kern w:val="2"/>
              <w:sz w:val="24"/>
              <w:szCs w:val="24"/>
              <w:lang w:val="en-IL" w:bidi="ar-SA"/>
              <w14:ligatures w14:val="standardContextual"/>
            </w:rPr>
            <w:pPrChange w:id="226" w:author="safwan halabi" w:date="2024-05-19T19:23:00Z" w16du:dateUtc="2024-05-19T16:23:00Z">
              <w:pPr>
                <w:pStyle w:val="TOC2"/>
                <w:tabs>
                  <w:tab w:val="right" w:leader="dot" w:pos="9019"/>
                </w:tabs>
              </w:pPr>
            </w:pPrChange>
          </w:pPr>
          <w:ins w:id="227" w:author="safwan halabi" w:date="2024-05-19T19:23:00Z" w16du:dateUtc="2024-05-19T16:23:00Z">
            <w:r w:rsidRPr="00140469">
              <w:rPr>
                <w:rStyle w:val="Hyperlink"/>
                <w:noProof/>
              </w:rPr>
              <w:lastRenderedPageBreak/>
              <w:fldChar w:fldCharType="begin"/>
            </w:r>
            <w:r w:rsidRPr="00140469">
              <w:rPr>
                <w:rStyle w:val="Hyperlink"/>
                <w:noProof/>
              </w:rPr>
              <w:instrText xml:space="preserve"> </w:instrText>
            </w:r>
            <w:r>
              <w:rPr>
                <w:noProof/>
              </w:rPr>
              <w:instrText>HYPERLINK \l "_Toc167039106"</w:instrText>
            </w:r>
            <w:r w:rsidRPr="00140469">
              <w:rPr>
                <w:rStyle w:val="Hyperlink"/>
                <w:noProof/>
              </w:rPr>
              <w:instrText xml:space="preserve"> </w:instrText>
            </w:r>
            <w:r w:rsidRPr="00140469">
              <w:rPr>
                <w:rStyle w:val="Hyperlink"/>
                <w:noProof/>
              </w:rPr>
            </w:r>
            <w:r w:rsidRPr="00140469">
              <w:rPr>
                <w:rStyle w:val="Hyperlink"/>
                <w:noProof/>
              </w:rPr>
              <w:fldChar w:fldCharType="separate"/>
            </w:r>
            <w:r w:rsidRPr="00140469">
              <w:rPr>
                <w:rStyle w:val="Hyperlink"/>
                <w:noProof/>
              </w:rPr>
              <w:t>6.2 Testing plan</w:t>
            </w:r>
            <w:r>
              <w:rPr>
                <w:noProof/>
                <w:webHidden/>
              </w:rPr>
              <w:tab/>
            </w:r>
            <w:r>
              <w:rPr>
                <w:noProof/>
                <w:webHidden/>
              </w:rPr>
              <w:fldChar w:fldCharType="begin"/>
            </w:r>
            <w:r>
              <w:rPr>
                <w:noProof/>
                <w:webHidden/>
              </w:rPr>
              <w:instrText xml:space="preserve"> PAGEREF _Toc167039106 \h </w:instrText>
            </w:r>
          </w:ins>
          <w:r>
            <w:rPr>
              <w:noProof/>
              <w:webHidden/>
            </w:rPr>
          </w:r>
          <w:r>
            <w:rPr>
              <w:noProof/>
              <w:webHidden/>
            </w:rPr>
            <w:fldChar w:fldCharType="separate"/>
          </w:r>
          <w:ins w:id="228" w:author="safwan halabi" w:date="2024-05-19T19:23:00Z" w16du:dateUtc="2024-05-19T16:23:00Z">
            <w:r>
              <w:rPr>
                <w:noProof/>
                <w:webHidden/>
              </w:rPr>
              <w:t>23</w:t>
            </w:r>
            <w:r>
              <w:rPr>
                <w:noProof/>
                <w:webHidden/>
              </w:rPr>
              <w:fldChar w:fldCharType="end"/>
            </w:r>
            <w:r w:rsidRPr="00140469">
              <w:rPr>
                <w:rStyle w:val="Hyperlink"/>
                <w:noProof/>
              </w:rPr>
              <w:fldChar w:fldCharType="end"/>
            </w:r>
          </w:ins>
        </w:p>
        <w:p w14:paraId="4431FE21" w14:textId="5C986DA0" w:rsidR="00AC5527" w:rsidRDefault="00AC5527">
          <w:pPr>
            <w:pStyle w:val="TOC1"/>
            <w:rPr>
              <w:ins w:id="229" w:author="safwan halabi" w:date="2024-05-19T19:23:00Z" w16du:dateUtc="2024-05-19T16:23:00Z"/>
              <w:rFonts w:asciiTheme="minorHAnsi" w:eastAsiaTheme="minorEastAsia" w:hAnsiTheme="minorHAnsi" w:cstheme="minorBidi"/>
              <w:kern w:val="2"/>
              <w:sz w:val="24"/>
              <w:szCs w:val="24"/>
              <w:lang w:val="en-IL" w:bidi="ar-SA"/>
              <w14:ligatures w14:val="standardContextual"/>
            </w:rPr>
          </w:pPr>
          <w:ins w:id="230" w:author="safwan halabi" w:date="2024-05-19T19:23:00Z" w16du:dateUtc="2024-05-19T16:23:00Z">
            <w:r w:rsidRPr="00140469">
              <w:rPr>
                <w:rStyle w:val="Hyperlink"/>
              </w:rPr>
              <w:fldChar w:fldCharType="begin"/>
            </w:r>
            <w:r w:rsidRPr="00140469">
              <w:rPr>
                <w:rStyle w:val="Hyperlink"/>
              </w:rPr>
              <w:instrText xml:space="preserve"> </w:instrText>
            </w:r>
            <w:r>
              <w:instrText>HYPERLINK \l "_Toc167039107"</w:instrText>
            </w:r>
            <w:r w:rsidRPr="00140469">
              <w:rPr>
                <w:rStyle w:val="Hyperlink"/>
              </w:rPr>
              <w:instrText xml:space="preserve"> </w:instrText>
            </w:r>
            <w:r w:rsidRPr="00140469">
              <w:rPr>
                <w:rStyle w:val="Hyperlink"/>
              </w:rPr>
            </w:r>
            <w:r w:rsidRPr="00140469">
              <w:rPr>
                <w:rStyle w:val="Hyperlink"/>
              </w:rPr>
              <w:fldChar w:fldCharType="separate"/>
            </w:r>
            <w:r w:rsidRPr="00140469">
              <w:rPr>
                <w:rStyle w:val="Hyperlink"/>
              </w:rPr>
              <w:t>7.</w:t>
            </w:r>
            <w:r>
              <w:rPr>
                <w:rFonts w:asciiTheme="minorHAnsi" w:eastAsiaTheme="minorEastAsia" w:hAnsiTheme="minorHAnsi" w:cstheme="minorBidi"/>
                <w:kern w:val="2"/>
                <w:sz w:val="24"/>
                <w:szCs w:val="24"/>
                <w:lang w:val="en-IL" w:bidi="ar-SA"/>
                <w14:ligatures w14:val="standardContextual"/>
              </w:rPr>
              <w:tab/>
            </w:r>
            <w:r w:rsidRPr="00140469">
              <w:rPr>
                <w:rStyle w:val="Hyperlink"/>
              </w:rPr>
              <w:t>References</w:t>
            </w:r>
            <w:r>
              <w:rPr>
                <w:webHidden/>
              </w:rPr>
              <w:tab/>
            </w:r>
            <w:r>
              <w:rPr>
                <w:webHidden/>
              </w:rPr>
              <w:fldChar w:fldCharType="begin"/>
            </w:r>
            <w:r>
              <w:rPr>
                <w:webHidden/>
              </w:rPr>
              <w:instrText xml:space="preserve"> PAGEREF _Toc167039107 \h </w:instrText>
            </w:r>
          </w:ins>
          <w:r>
            <w:rPr>
              <w:webHidden/>
            </w:rPr>
          </w:r>
          <w:r>
            <w:rPr>
              <w:webHidden/>
            </w:rPr>
            <w:fldChar w:fldCharType="separate"/>
          </w:r>
          <w:ins w:id="231" w:author="safwan halabi" w:date="2024-05-19T19:23:00Z" w16du:dateUtc="2024-05-19T16:23:00Z">
            <w:r>
              <w:rPr>
                <w:webHidden/>
              </w:rPr>
              <w:t>25</w:t>
            </w:r>
            <w:r>
              <w:rPr>
                <w:webHidden/>
              </w:rPr>
              <w:fldChar w:fldCharType="end"/>
            </w:r>
            <w:r w:rsidRPr="00140469">
              <w:rPr>
                <w:rStyle w:val="Hyperlink"/>
              </w:rPr>
              <w:fldChar w:fldCharType="end"/>
            </w:r>
          </w:ins>
        </w:p>
        <w:p w14:paraId="23132E4F" w14:textId="4CEF0E28" w:rsidR="00B33692" w:rsidDel="00AC5527" w:rsidRDefault="006D1925">
          <w:pPr>
            <w:widowControl w:val="0"/>
            <w:tabs>
              <w:tab w:val="right" w:leader="dot" w:pos="9025"/>
            </w:tabs>
            <w:spacing w:before="60"/>
            <w:rPr>
              <w:del w:id="232" w:author="safwan halabi" w:date="2024-05-19T19:23:00Z" w16du:dateUtc="2024-05-19T16:23:00Z"/>
              <w:b/>
              <w:noProof/>
              <w:color w:val="000000"/>
            </w:rPr>
            <w:pPrChange w:id="233" w:author="safwan halabi" w:date="2024-05-19T19:23:00Z" w16du:dateUtc="2024-05-19T16:23:00Z">
              <w:pPr>
                <w:widowControl w:val="0"/>
                <w:tabs>
                  <w:tab w:val="right" w:leader="dot" w:pos="9025"/>
                </w:tabs>
                <w:spacing w:before="60" w:line="240" w:lineRule="auto"/>
              </w:pPr>
            </w:pPrChange>
          </w:pPr>
          <w:del w:id="234" w:author="safwan halabi" w:date="2024-05-19T19:23:00Z" w16du:dateUtc="2024-05-19T16:23:00Z">
            <w:r w:rsidDel="00AC5527">
              <w:rPr>
                <w:b/>
                <w:noProof/>
                <w:color w:val="000000"/>
              </w:rPr>
              <w:delText>1. Introduction</w:delText>
            </w:r>
            <w:r w:rsidDel="00AC5527">
              <w:rPr>
                <w:b/>
                <w:noProof/>
                <w:color w:val="000000"/>
              </w:rPr>
              <w:tab/>
            </w:r>
            <w:r w:rsidDel="00AC5527">
              <w:rPr>
                <w:b/>
                <w:noProof/>
              </w:rPr>
              <w:delText>5</w:delText>
            </w:r>
          </w:del>
        </w:p>
        <w:p w14:paraId="23132E50" w14:textId="47DDB8AA" w:rsidR="00B33692" w:rsidDel="00AC5527" w:rsidRDefault="006D1925">
          <w:pPr>
            <w:widowControl w:val="0"/>
            <w:tabs>
              <w:tab w:val="right" w:leader="dot" w:pos="9025"/>
            </w:tabs>
            <w:spacing w:before="60"/>
            <w:ind w:left="360"/>
            <w:rPr>
              <w:del w:id="235" w:author="safwan halabi" w:date="2024-05-19T19:23:00Z" w16du:dateUtc="2024-05-19T16:23:00Z"/>
              <w:noProof/>
              <w:color w:val="000000"/>
            </w:rPr>
            <w:pPrChange w:id="236" w:author="safwan halabi" w:date="2024-05-19T19:23:00Z" w16du:dateUtc="2024-05-19T16:23:00Z">
              <w:pPr>
                <w:widowControl w:val="0"/>
                <w:tabs>
                  <w:tab w:val="right" w:leader="dot" w:pos="9025"/>
                </w:tabs>
                <w:spacing w:before="60" w:line="240" w:lineRule="auto"/>
                <w:ind w:left="360"/>
              </w:pPr>
            </w:pPrChange>
          </w:pPr>
          <w:del w:id="237" w:author="safwan halabi" w:date="2024-05-19T19:23:00Z" w16du:dateUtc="2024-05-19T16:23:00Z">
            <w:r w:rsidDel="00AC5527">
              <w:rPr>
                <w:noProof/>
                <w:color w:val="000000"/>
              </w:rPr>
              <w:delText>General description of the problem:</w:delText>
            </w:r>
            <w:r w:rsidDel="00AC5527">
              <w:rPr>
                <w:noProof/>
                <w:color w:val="000000"/>
              </w:rPr>
              <w:tab/>
            </w:r>
            <w:r w:rsidDel="00AC5527">
              <w:rPr>
                <w:noProof/>
              </w:rPr>
              <w:delText>5</w:delText>
            </w:r>
          </w:del>
        </w:p>
        <w:p w14:paraId="23132E51" w14:textId="03766F96" w:rsidR="00B33692" w:rsidDel="00AC5527" w:rsidRDefault="006D1925">
          <w:pPr>
            <w:widowControl w:val="0"/>
            <w:tabs>
              <w:tab w:val="right" w:leader="dot" w:pos="9025"/>
            </w:tabs>
            <w:spacing w:before="60"/>
            <w:ind w:left="360"/>
            <w:rPr>
              <w:del w:id="238" w:author="safwan halabi" w:date="2024-05-19T19:23:00Z" w16du:dateUtc="2024-05-19T16:23:00Z"/>
              <w:noProof/>
              <w:color w:val="000000"/>
            </w:rPr>
            <w:pPrChange w:id="239" w:author="safwan halabi" w:date="2024-05-19T19:23:00Z" w16du:dateUtc="2024-05-19T16:23:00Z">
              <w:pPr>
                <w:widowControl w:val="0"/>
                <w:tabs>
                  <w:tab w:val="right" w:leader="dot" w:pos="9025"/>
                </w:tabs>
                <w:spacing w:before="60" w:line="240" w:lineRule="auto"/>
                <w:ind w:left="360"/>
              </w:pPr>
            </w:pPrChange>
          </w:pPr>
          <w:del w:id="240" w:author="safwan halabi" w:date="2024-05-19T19:23:00Z" w16du:dateUtc="2024-05-19T16:23:00Z">
            <w:r w:rsidDel="00AC5527">
              <w:rPr>
                <w:noProof/>
                <w:color w:val="000000"/>
              </w:rPr>
              <w:delText>Current available solutions to diagnose symptoms:</w:delText>
            </w:r>
            <w:r w:rsidDel="00AC5527">
              <w:rPr>
                <w:noProof/>
                <w:color w:val="000000"/>
              </w:rPr>
              <w:tab/>
            </w:r>
            <w:r w:rsidDel="00AC5527">
              <w:rPr>
                <w:noProof/>
              </w:rPr>
              <w:delText>5</w:delText>
            </w:r>
          </w:del>
        </w:p>
        <w:p w14:paraId="23132E52" w14:textId="4B584A26" w:rsidR="00B33692" w:rsidDel="00AC5527" w:rsidRDefault="006D1925">
          <w:pPr>
            <w:widowControl w:val="0"/>
            <w:tabs>
              <w:tab w:val="right" w:leader="dot" w:pos="9025"/>
            </w:tabs>
            <w:spacing w:before="60"/>
            <w:ind w:left="360"/>
            <w:rPr>
              <w:del w:id="241" w:author="safwan halabi" w:date="2024-05-19T19:23:00Z" w16du:dateUtc="2024-05-19T16:23:00Z"/>
              <w:noProof/>
              <w:color w:val="000000"/>
            </w:rPr>
            <w:pPrChange w:id="242" w:author="safwan halabi" w:date="2024-05-19T19:23:00Z" w16du:dateUtc="2024-05-19T16:23:00Z">
              <w:pPr>
                <w:widowControl w:val="0"/>
                <w:tabs>
                  <w:tab w:val="right" w:leader="dot" w:pos="9025"/>
                </w:tabs>
                <w:spacing w:before="60" w:line="240" w:lineRule="auto"/>
                <w:ind w:left="360"/>
              </w:pPr>
            </w:pPrChange>
          </w:pPr>
          <w:del w:id="243" w:author="safwan halabi" w:date="2024-05-19T19:23:00Z" w16du:dateUtc="2024-05-19T16:23:00Z">
            <w:r w:rsidDel="00AC5527">
              <w:rPr>
                <w:noProof/>
                <w:color w:val="000000"/>
              </w:rPr>
              <w:delText>What do we plan on doing and how will it help solve the issue:</w:delText>
            </w:r>
            <w:r w:rsidDel="00AC5527">
              <w:rPr>
                <w:noProof/>
                <w:color w:val="000000"/>
              </w:rPr>
              <w:tab/>
            </w:r>
            <w:r w:rsidDel="00AC5527">
              <w:rPr>
                <w:noProof/>
              </w:rPr>
              <w:delText>5</w:delText>
            </w:r>
          </w:del>
        </w:p>
        <w:p w14:paraId="23132E53" w14:textId="5A947EF4" w:rsidR="00B33692" w:rsidDel="00AC5527" w:rsidRDefault="006D1925">
          <w:pPr>
            <w:widowControl w:val="0"/>
            <w:tabs>
              <w:tab w:val="right" w:leader="dot" w:pos="9025"/>
            </w:tabs>
            <w:spacing w:before="60"/>
            <w:ind w:left="360"/>
            <w:rPr>
              <w:del w:id="244" w:author="safwan halabi" w:date="2024-05-19T19:23:00Z" w16du:dateUtc="2024-05-19T16:23:00Z"/>
              <w:noProof/>
              <w:color w:val="000000"/>
            </w:rPr>
            <w:pPrChange w:id="245" w:author="safwan halabi" w:date="2024-05-19T19:23:00Z" w16du:dateUtc="2024-05-19T16:23:00Z">
              <w:pPr>
                <w:widowControl w:val="0"/>
                <w:tabs>
                  <w:tab w:val="right" w:leader="dot" w:pos="9025"/>
                </w:tabs>
                <w:spacing w:before="60" w:line="240" w:lineRule="auto"/>
                <w:ind w:left="360"/>
              </w:pPr>
            </w:pPrChange>
          </w:pPr>
          <w:del w:id="246" w:author="safwan halabi" w:date="2024-05-19T19:23:00Z" w16du:dateUtc="2024-05-19T16:23:00Z">
            <w:r w:rsidDel="00AC5527">
              <w:rPr>
                <w:noProof/>
                <w:color w:val="000000"/>
              </w:rPr>
              <w:delText>Beneficiaries</w:delText>
            </w:r>
            <w:r w:rsidDel="00AC5527">
              <w:rPr>
                <w:noProof/>
                <w:color w:val="000000"/>
              </w:rPr>
              <w:tab/>
            </w:r>
            <w:r w:rsidDel="00AC5527">
              <w:rPr>
                <w:noProof/>
              </w:rPr>
              <w:delText>6</w:delText>
            </w:r>
          </w:del>
        </w:p>
        <w:p w14:paraId="23132E54" w14:textId="1480B097" w:rsidR="00B33692" w:rsidDel="00AC5527" w:rsidRDefault="006D1925">
          <w:pPr>
            <w:widowControl w:val="0"/>
            <w:tabs>
              <w:tab w:val="right" w:leader="dot" w:pos="9025"/>
            </w:tabs>
            <w:spacing w:before="60"/>
            <w:rPr>
              <w:del w:id="247" w:author="safwan halabi" w:date="2024-05-19T19:23:00Z" w16du:dateUtc="2024-05-19T16:23:00Z"/>
              <w:b/>
              <w:noProof/>
              <w:color w:val="000000"/>
            </w:rPr>
            <w:pPrChange w:id="248" w:author="safwan halabi" w:date="2024-05-19T19:23:00Z" w16du:dateUtc="2024-05-19T16:23:00Z">
              <w:pPr>
                <w:widowControl w:val="0"/>
                <w:tabs>
                  <w:tab w:val="right" w:leader="dot" w:pos="9025"/>
                </w:tabs>
                <w:spacing w:before="60" w:line="240" w:lineRule="auto"/>
              </w:pPr>
            </w:pPrChange>
          </w:pPr>
          <w:del w:id="249" w:author="safwan halabi" w:date="2024-05-19T19:23:00Z" w16du:dateUtc="2024-05-19T16:23:00Z">
            <w:r w:rsidDel="00AC5527">
              <w:rPr>
                <w:b/>
                <w:noProof/>
                <w:color w:val="000000"/>
              </w:rPr>
              <w:delText>2. Background</w:delText>
            </w:r>
            <w:r w:rsidDel="00AC5527">
              <w:rPr>
                <w:b/>
                <w:noProof/>
                <w:color w:val="000000"/>
              </w:rPr>
              <w:tab/>
            </w:r>
            <w:r w:rsidDel="00AC5527">
              <w:rPr>
                <w:b/>
                <w:noProof/>
              </w:rPr>
              <w:delText>7</w:delText>
            </w:r>
          </w:del>
        </w:p>
        <w:p w14:paraId="23132E55" w14:textId="6F8A82D1" w:rsidR="00B33692" w:rsidDel="00AC5527" w:rsidRDefault="006D1925">
          <w:pPr>
            <w:widowControl w:val="0"/>
            <w:tabs>
              <w:tab w:val="right" w:leader="dot" w:pos="9025"/>
            </w:tabs>
            <w:spacing w:before="60"/>
            <w:ind w:left="360"/>
            <w:rPr>
              <w:del w:id="250" w:author="safwan halabi" w:date="2024-05-19T19:23:00Z" w16du:dateUtc="2024-05-19T16:23:00Z"/>
              <w:noProof/>
              <w:color w:val="000000"/>
            </w:rPr>
            <w:pPrChange w:id="251" w:author="safwan halabi" w:date="2024-05-19T19:23:00Z" w16du:dateUtc="2024-05-19T16:23:00Z">
              <w:pPr>
                <w:widowControl w:val="0"/>
                <w:tabs>
                  <w:tab w:val="right" w:leader="dot" w:pos="9025"/>
                </w:tabs>
                <w:spacing w:before="60" w:line="240" w:lineRule="auto"/>
                <w:ind w:left="360"/>
              </w:pPr>
            </w:pPrChange>
          </w:pPr>
          <w:del w:id="252" w:author="safwan halabi" w:date="2024-05-19T19:23:00Z" w16du:dateUtc="2024-05-19T16:23:00Z">
            <w:r w:rsidDel="00AC5527">
              <w:rPr>
                <w:noProof/>
                <w:color w:val="000000"/>
              </w:rPr>
              <w:delText>2.1. Symptom Detection</w:delText>
            </w:r>
            <w:r w:rsidDel="00AC5527">
              <w:rPr>
                <w:noProof/>
                <w:color w:val="000000"/>
              </w:rPr>
              <w:tab/>
            </w:r>
            <w:r w:rsidDel="00AC5527">
              <w:rPr>
                <w:noProof/>
              </w:rPr>
              <w:delText>7</w:delText>
            </w:r>
          </w:del>
        </w:p>
        <w:p w14:paraId="23132E56" w14:textId="0CD8AACB" w:rsidR="00B33692" w:rsidDel="00AC5527" w:rsidRDefault="006D1925">
          <w:pPr>
            <w:widowControl w:val="0"/>
            <w:tabs>
              <w:tab w:val="right" w:leader="dot" w:pos="9025"/>
            </w:tabs>
            <w:spacing w:before="60"/>
            <w:ind w:left="720"/>
            <w:rPr>
              <w:del w:id="253" w:author="safwan halabi" w:date="2024-05-19T19:23:00Z" w16du:dateUtc="2024-05-19T16:23:00Z"/>
              <w:noProof/>
              <w:color w:val="000000"/>
            </w:rPr>
            <w:pPrChange w:id="254" w:author="safwan halabi" w:date="2024-05-19T19:23:00Z" w16du:dateUtc="2024-05-19T16:23:00Z">
              <w:pPr>
                <w:widowControl w:val="0"/>
                <w:tabs>
                  <w:tab w:val="right" w:leader="dot" w:pos="9025"/>
                </w:tabs>
                <w:spacing w:before="60" w:line="240" w:lineRule="auto"/>
                <w:ind w:left="720"/>
              </w:pPr>
            </w:pPrChange>
          </w:pPr>
          <w:del w:id="255" w:author="safwan halabi" w:date="2024-05-19T19:23:00Z" w16du:dateUtc="2024-05-19T16:23:00Z">
            <w:r w:rsidDel="00AC5527">
              <w:rPr>
                <w:noProof/>
                <w:color w:val="000000"/>
              </w:rPr>
              <w:delText>2.1.1 Behavior:</w:delText>
            </w:r>
            <w:r w:rsidDel="00AC5527">
              <w:rPr>
                <w:noProof/>
                <w:color w:val="000000"/>
              </w:rPr>
              <w:tab/>
            </w:r>
            <w:r w:rsidDel="00AC5527">
              <w:rPr>
                <w:noProof/>
              </w:rPr>
              <w:delText>7</w:delText>
            </w:r>
          </w:del>
        </w:p>
        <w:p w14:paraId="23132E57" w14:textId="6509E030" w:rsidR="00B33692" w:rsidDel="00AC5527" w:rsidRDefault="006D1925">
          <w:pPr>
            <w:widowControl w:val="0"/>
            <w:tabs>
              <w:tab w:val="right" w:leader="dot" w:pos="9025"/>
            </w:tabs>
            <w:spacing w:before="60"/>
            <w:ind w:left="720"/>
            <w:rPr>
              <w:del w:id="256" w:author="safwan halabi" w:date="2024-05-19T19:23:00Z" w16du:dateUtc="2024-05-19T16:23:00Z"/>
              <w:noProof/>
              <w:color w:val="000000"/>
            </w:rPr>
            <w:pPrChange w:id="257" w:author="safwan halabi" w:date="2024-05-19T19:23:00Z" w16du:dateUtc="2024-05-19T16:23:00Z">
              <w:pPr>
                <w:widowControl w:val="0"/>
                <w:tabs>
                  <w:tab w:val="right" w:leader="dot" w:pos="9025"/>
                </w:tabs>
                <w:spacing w:before="60" w:line="240" w:lineRule="auto"/>
                <w:ind w:left="720"/>
              </w:pPr>
            </w:pPrChange>
          </w:pPr>
          <w:del w:id="258" w:author="safwan halabi" w:date="2024-05-19T19:23:00Z" w16du:dateUtc="2024-05-19T16:23:00Z">
            <w:r w:rsidDel="00AC5527">
              <w:rPr>
                <w:noProof/>
                <w:color w:val="000000"/>
              </w:rPr>
              <w:delText>2.1.2 Environment:</w:delText>
            </w:r>
            <w:r w:rsidDel="00AC5527">
              <w:rPr>
                <w:noProof/>
                <w:color w:val="000000"/>
              </w:rPr>
              <w:tab/>
            </w:r>
            <w:r w:rsidDel="00AC5527">
              <w:rPr>
                <w:noProof/>
              </w:rPr>
              <w:delText>7</w:delText>
            </w:r>
          </w:del>
        </w:p>
        <w:p w14:paraId="23132E58" w14:textId="24C311D7" w:rsidR="00B33692" w:rsidDel="00AC5527" w:rsidRDefault="006D1925">
          <w:pPr>
            <w:widowControl w:val="0"/>
            <w:tabs>
              <w:tab w:val="right" w:leader="dot" w:pos="9025"/>
            </w:tabs>
            <w:spacing w:before="60"/>
            <w:ind w:left="720"/>
            <w:rPr>
              <w:del w:id="259" w:author="safwan halabi" w:date="2024-05-19T19:23:00Z" w16du:dateUtc="2024-05-19T16:23:00Z"/>
              <w:noProof/>
              <w:color w:val="000000"/>
            </w:rPr>
            <w:pPrChange w:id="260" w:author="safwan halabi" w:date="2024-05-19T19:23:00Z" w16du:dateUtc="2024-05-19T16:23:00Z">
              <w:pPr>
                <w:widowControl w:val="0"/>
                <w:tabs>
                  <w:tab w:val="right" w:leader="dot" w:pos="9025"/>
                </w:tabs>
                <w:spacing w:before="60" w:line="240" w:lineRule="auto"/>
                <w:ind w:left="720"/>
              </w:pPr>
            </w:pPrChange>
          </w:pPr>
          <w:del w:id="261" w:author="safwan halabi" w:date="2024-05-19T19:23:00Z" w16du:dateUtc="2024-05-19T16:23:00Z">
            <w:r w:rsidDel="00AC5527">
              <w:rPr>
                <w:noProof/>
                <w:color w:val="000000"/>
              </w:rPr>
              <w:delText>2.1.3 Vocal Characteristics:</w:delText>
            </w:r>
            <w:r w:rsidDel="00AC5527">
              <w:rPr>
                <w:noProof/>
                <w:color w:val="000000"/>
              </w:rPr>
              <w:tab/>
            </w:r>
            <w:r w:rsidDel="00AC5527">
              <w:rPr>
                <w:noProof/>
              </w:rPr>
              <w:delText>7</w:delText>
            </w:r>
          </w:del>
        </w:p>
        <w:p w14:paraId="23132E59" w14:textId="6E0A44F3" w:rsidR="00B33692" w:rsidDel="00AC5527" w:rsidRDefault="006D1925">
          <w:pPr>
            <w:widowControl w:val="0"/>
            <w:tabs>
              <w:tab w:val="right" w:leader="dot" w:pos="9025"/>
            </w:tabs>
            <w:spacing w:before="60"/>
            <w:ind w:left="720"/>
            <w:rPr>
              <w:del w:id="262" w:author="safwan halabi" w:date="2024-05-19T19:23:00Z" w16du:dateUtc="2024-05-19T16:23:00Z"/>
              <w:noProof/>
              <w:color w:val="000000"/>
            </w:rPr>
            <w:pPrChange w:id="263" w:author="safwan halabi" w:date="2024-05-19T19:23:00Z" w16du:dateUtc="2024-05-19T16:23:00Z">
              <w:pPr>
                <w:widowControl w:val="0"/>
                <w:tabs>
                  <w:tab w:val="right" w:leader="dot" w:pos="9025"/>
                </w:tabs>
                <w:spacing w:before="60" w:line="240" w:lineRule="auto"/>
                <w:ind w:left="720"/>
              </w:pPr>
            </w:pPrChange>
          </w:pPr>
          <w:del w:id="264" w:author="safwan halabi" w:date="2024-05-19T19:23:00Z" w16du:dateUtc="2024-05-19T16:23:00Z">
            <w:r w:rsidDel="00AC5527">
              <w:rPr>
                <w:noProof/>
                <w:color w:val="000000"/>
              </w:rPr>
              <w:delText>2.1.4 Eye Movement/Eye-Tracking:</w:delText>
            </w:r>
            <w:r w:rsidDel="00AC5527">
              <w:rPr>
                <w:noProof/>
                <w:color w:val="000000"/>
              </w:rPr>
              <w:tab/>
            </w:r>
            <w:r w:rsidDel="00AC5527">
              <w:rPr>
                <w:noProof/>
              </w:rPr>
              <w:delText>8</w:delText>
            </w:r>
          </w:del>
        </w:p>
        <w:p w14:paraId="23132E5A" w14:textId="0555451C" w:rsidR="00B33692" w:rsidDel="00AC5527" w:rsidRDefault="006D1925">
          <w:pPr>
            <w:widowControl w:val="0"/>
            <w:tabs>
              <w:tab w:val="right" w:leader="dot" w:pos="9025"/>
            </w:tabs>
            <w:spacing w:before="60"/>
            <w:ind w:left="360"/>
            <w:rPr>
              <w:del w:id="265" w:author="safwan halabi" w:date="2024-05-19T19:23:00Z" w16du:dateUtc="2024-05-19T16:23:00Z"/>
              <w:noProof/>
              <w:color w:val="000000"/>
            </w:rPr>
            <w:pPrChange w:id="266" w:author="safwan halabi" w:date="2024-05-19T19:23:00Z" w16du:dateUtc="2024-05-19T16:23:00Z">
              <w:pPr>
                <w:widowControl w:val="0"/>
                <w:tabs>
                  <w:tab w:val="right" w:leader="dot" w:pos="9025"/>
                </w:tabs>
                <w:spacing w:before="60" w:line="240" w:lineRule="auto"/>
                <w:ind w:left="360"/>
              </w:pPr>
            </w:pPrChange>
          </w:pPr>
          <w:del w:id="267" w:author="safwan halabi" w:date="2024-05-19T19:23:00Z" w16du:dateUtc="2024-05-19T16:23:00Z">
            <w:r w:rsidDel="00AC5527">
              <w:rPr>
                <w:noProof/>
                <w:color w:val="000000"/>
              </w:rPr>
              <w:delText>2.2. Gender</w:delText>
            </w:r>
            <w:r w:rsidDel="00AC5527">
              <w:rPr>
                <w:noProof/>
                <w:color w:val="000000"/>
              </w:rPr>
              <w:tab/>
            </w:r>
            <w:r w:rsidDel="00AC5527">
              <w:rPr>
                <w:noProof/>
              </w:rPr>
              <w:delText>8</w:delText>
            </w:r>
          </w:del>
        </w:p>
        <w:p w14:paraId="23132E5B" w14:textId="4B500716" w:rsidR="00B33692" w:rsidDel="00AC5527" w:rsidRDefault="006D1925">
          <w:pPr>
            <w:widowControl w:val="0"/>
            <w:tabs>
              <w:tab w:val="right" w:leader="dot" w:pos="9025"/>
            </w:tabs>
            <w:spacing w:before="60"/>
            <w:ind w:left="360"/>
            <w:rPr>
              <w:del w:id="268" w:author="safwan halabi" w:date="2024-05-19T19:23:00Z" w16du:dateUtc="2024-05-19T16:23:00Z"/>
              <w:noProof/>
              <w:color w:val="000000"/>
            </w:rPr>
            <w:pPrChange w:id="269" w:author="safwan halabi" w:date="2024-05-19T19:23:00Z" w16du:dateUtc="2024-05-19T16:23:00Z">
              <w:pPr>
                <w:widowControl w:val="0"/>
                <w:tabs>
                  <w:tab w:val="right" w:leader="dot" w:pos="9025"/>
                </w:tabs>
                <w:spacing w:before="60" w:line="240" w:lineRule="auto"/>
                <w:ind w:left="360"/>
              </w:pPr>
            </w:pPrChange>
          </w:pPr>
          <w:del w:id="270" w:author="safwan halabi" w:date="2024-05-19T19:23:00Z" w16du:dateUtc="2024-05-19T16:23:00Z">
            <w:r w:rsidDel="00AC5527">
              <w:rPr>
                <w:noProof/>
                <w:color w:val="000000"/>
              </w:rPr>
              <w:delText>2.3. Treatment</w:delText>
            </w:r>
            <w:r w:rsidDel="00AC5527">
              <w:rPr>
                <w:noProof/>
                <w:color w:val="000000"/>
              </w:rPr>
              <w:tab/>
            </w:r>
            <w:r w:rsidDel="00AC5527">
              <w:rPr>
                <w:noProof/>
              </w:rPr>
              <w:delText>8</w:delText>
            </w:r>
          </w:del>
        </w:p>
        <w:p w14:paraId="23132E5C" w14:textId="565DB832" w:rsidR="00B33692" w:rsidDel="00AC5527" w:rsidRDefault="006D1925">
          <w:pPr>
            <w:widowControl w:val="0"/>
            <w:tabs>
              <w:tab w:val="right" w:leader="dot" w:pos="9025"/>
            </w:tabs>
            <w:spacing w:before="60"/>
            <w:ind w:left="720"/>
            <w:rPr>
              <w:del w:id="271" w:author="safwan halabi" w:date="2024-05-19T19:23:00Z" w16du:dateUtc="2024-05-19T16:23:00Z"/>
              <w:noProof/>
              <w:color w:val="000000"/>
            </w:rPr>
            <w:pPrChange w:id="272" w:author="safwan halabi" w:date="2024-05-19T19:23:00Z" w16du:dateUtc="2024-05-19T16:23:00Z">
              <w:pPr>
                <w:widowControl w:val="0"/>
                <w:tabs>
                  <w:tab w:val="right" w:leader="dot" w:pos="9025"/>
                </w:tabs>
                <w:spacing w:before="60" w:line="240" w:lineRule="auto"/>
                <w:ind w:left="720"/>
              </w:pPr>
            </w:pPrChange>
          </w:pPr>
          <w:del w:id="273" w:author="safwan halabi" w:date="2024-05-19T19:23:00Z" w16du:dateUtc="2024-05-19T16:23:00Z">
            <w:r w:rsidDel="00AC5527">
              <w:rPr>
                <w:noProof/>
                <w:color w:val="000000"/>
              </w:rPr>
              <w:delText>2.3.1 Medication</w:delText>
            </w:r>
            <w:r w:rsidDel="00AC5527">
              <w:rPr>
                <w:noProof/>
                <w:color w:val="000000"/>
              </w:rPr>
              <w:tab/>
            </w:r>
            <w:r w:rsidDel="00AC5527">
              <w:rPr>
                <w:noProof/>
              </w:rPr>
              <w:delText>8</w:delText>
            </w:r>
          </w:del>
        </w:p>
        <w:p w14:paraId="23132E5D" w14:textId="26B9B25F" w:rsidR="00B33692" w:rsidDel="00AC5527" w:rsidRDefault="006D1925">
          <w:pPr>
            <w:widowControl w:val="0"/>
            <w:tabs>
              <w:tab w:val="right" w:leader="dot" w:pos="9025"/>
            </w:tabs>
            <w:spacing w:before="60"/>
            <w:ind w:left="720"/>
            <w:rPr>
              <w:del w:id="274" w:author="safwan halabi" w:date="2024-05-19T19:23:00Z" w16du:dateUtc="2024-05-19T16:23:00Z"/>
              <w:noProof/>
              <w:color w:val="000000"/>
            </w:rPr>
            <w:pPrChange w:id="275" w:author="safwan halabi" w:date="2024-05-19T19:23:00Z" w16du:dateUtc="2024-05-19T16:23:00Z">
              <w:pPr>
                <w:widowControl w:val="0"/>
                <w:tabs>
                  <w:tab w:val="right" w:leader="dot" w:pos="9025"/>
                </w:tabs>
                <w:spacing w:before="60" w:line="240" w:lineRule="auto"/>
                <w:ind w:left="720"/>
              </w:pPr>
            </w:pPrChange>
          </w:pPr>
          <w:del w:id="276" w:author="safwan halabi" w:date="2024-05-19T19:23:00Z" w16du:dateUtc="2024-05-19T16:23:00Z">
            <w:r w:rsidDel="00AC5527">
              <w:rPr>
                <w:noProof/>
                <w:color w:val="000000"/>
              </w:rPr>
              <w:delText>2.3.2 Behavior therapy</w:delText>
            </w:r>
            <w:r w:rsidDel="00AC5527">
              <w:rPr>
                <w:noProof/>
                <w:color w:val="000000"/>
              </w:rPr>
              <w:tab/>
            </w:r>
            <w:r w:rsidDel="00AC5527">
              <w:rPr>
                <w:noProof/>
              </w:rPr>
              <w:delText>8</w:delText>
            </w:r>
          </w:del>
        </w:p>
        <w:p w14:paraId="23132E5E" w14:textId="7B54078F" w:rsidR="00B33692" w:rsidDel="00AC5527" w:rsidRDefault="006D1925">
          <w:pPr>
            <w:widowControl w:val="0"/>
            <w:tabs>
              <w:tab w:val="right" w:leader="dot" w:pos="9025"/>
            </w:tabs>
            <w:spacing w:before="60"/>
            <w:ind w:left="360"/>
            <w:rPr>
              <w:del w:id="277" w:author="safwan halabi" w:date="2024-05-19T19:23:00Z" w16du:dateUtc="2024-05-19T16:23:00Z"/>
              <w:noProof/>
              <w:color w:val="000000"/>
            </w:rPr>
            <w:pPrChange w:id="278" w:author="safwan halabi" w:date="2024-05-19T19:23:00Z" w16du:dateUtc="2024-05-19T16:23:00Z">
              <w:pPr>
                <w:widowControl w:val="0"/>
                <w:tabs>
                  <w:tab w:val="right" w:leader="dot" w:pos="9025"/>
                </w:tabs>
                <w:spacing w:before="60" w:line="240" w:lineRule="auto"/>
                <w:ind w:left="360"/>
              </w:pPr>
            </w:pPrChange>
          </w:pPr>
          <w:del w:id="279" w:author="safwan halabi" w:date="2024-05-19T19:23:00Z" w16du:dateUtc="2024-05-19T16:23:00Z">
            <w:r w:rsidDel="00AC5527">
              <w:rPr>
                <w:noProof/>
                <w:color w:val="000000"/>
              </w:rPr>
              <w:delText>2.4. Risks</w:delText>
            </w:r>
            <w:r w:rsidDel="00AC5527">
              <w:rPr>
                <w:noProof/>
                <w:color w:val="000000"/>
              </w:rPr>
              <w:tab/>
            </w:r>
            <w:r w:rsidDel="00AC5527">
              <w:rPr>
                <w:noProof/>
              </w:rPr>
              <w:delText>9</w:delText>
            </w:r>
          </w:del>
        </w:p>
        <w:p w14:paraId="23132E5F" w14:textId="161EBF38" w:rsidR="00B33692" w:rsidDel="00AC5527" w:rsidRDefault="006D1925">
          <w:pPr>
            <w:widowControl w:val="0"/>
            <w:tabs>
              <w:tab w:val="right" w:leader="dot" w:pos="9025"/>
            </w:tabs>
            <w:spacing w:before="60"/>
            <w:ind w:left="720"/>
            <w:rPr>
              <w:del w:id="280" w:author="safwan halabi" w:date="2024-05-19T19:23:00Z" w16du:dateUtc="2024-05-19T16:23:00Z"/>
              <w:noProof/>
              <w:color w:val="000000"/>
            </w:rPr>
            <w:pPrChange w:id="281" w:author="safwan halabi" w:date="2024-05-19T19:23:00Z" w16du:dateUtc="2024-05-19T16:23:00Z">
              <w:pPr>
                <w:widowControl w:val="0"/>
                <w:tabs>
                  <w:tab w:val="right" w:leader="dot" w:pos="9025"/>
                </w:tabs>
                <w:spacing w:before="60" w:line="240" w:lineRule="auto"/>
                <w:ind w:left="720"/>
              </w:pPr>
            </w:pPrChange>
          </w:pPr>
          <w:del w:id="282" w:author="safwan halabi" w:date="2024-05-19T19:23:00Z" w16du:dateUtc="2024-05-19T16:23:00Z">
            <w:r w:rsidDel="00AC5527">
              <w:rPr>
                <w:noProof/>
                <w:color w:val="000000"/>
              </w:rPr>
              <w:delText>2.4.1 Risks of symptom detection</w:delText>
            </w:r>
            <w:r w:rsidDel="00AC5527">
              <w:rPr>
                <w:noProof/>
                <w:color w:val="000000"/>
              </w:rPr>
              <w:tab/>
            </w:r>
            <w:r w:rsidDel="00AC5527">
              <w:rPr>
                <w:noProof/>
              </w:rPr>
              <w:delText>9</w:delText>
            </w:r>
          </w:del>
        </w:p>
        <w:p w14:paraId="23132E60" w14:textId="26A9AD2D" w:rsidR="00B33692" w:rsidDel="00AC5527" w:rsidRDefault="006D1925">
          <w:pPr>
            <w:widowControl w:val="0"/>
            <w:tabs>
              <w:tab w:val="right" w:leader="dot" w:pos="9025"/>
            </w:tabs>
            <w:spacing w:before="60"/>
            <w:ind w:left="720"/>
            <w:rPr>
              <w:del w:id="283" w:author="safwan halabi" w:date="2024-05-19T19:23:00Z" w16du:dateUtc="2024-05-19T16:23:00Z"/>
              <w:noProof/>
              <w:color w:val="000000"/>
            </w:rPr>
            <w:pPrChange w:id="284" w:author="safwan halabi" w:date="2024-05-19T19:23:00Z" w16du:dateUtc="2024-05-19T16:23:00Z">
              <w:pPr>
                <w:widowControl w:val="0"/>
                <w:tabs>
                  <w:tab w:val="right" w:leader="dot" w:pos="9025"/>
                </w:tabs>
                <w:spacing w:before="60" w:line="240" w:lineRule="auto"/>
                <w:ind w:left="720"/>
              </w:pPr>
            </w:pPrChange>
          </w:pPr>
          <w:del w:id="285" w:author="safwan halabi" w:date="2024-05-19T19:23:00Z" w16du:dateUtc="2024-05-19T16:23:00Z">
            <w:r w:rsidDel="00AC5527">
              <w:rPr>
                <w:noProof/>
                <w:color w:val="000000"/>
              </w:rPr>
              <w:delText>2.4.2 Risks of symptom development</w:delText>
            </w:r>
            <w:r w:rsidDel="00AC5527">
              <w:rPr>
                <w:noProof/>
                <w:color w:val="000000"/>
              </w:rPr>
              <w:tab/>
            </w:r>
            <w:r w:rsidDel="00AC5527">
              <w:rPr>
                <w:noProof/>
              </w:rPr>
              <w:delText>9</w:delText>
            </w:r>
          </w:del>
        </w:p>
        <w:p w14:paraId="23132E61" w14:textId="23B9C0CF" w:rsidR="00B33692" w:rsidDel="00AC5527" w:rsidRDefault="006D1925">
          <w:pPr>
            <w:widowControl w:val="0"/>
            <w:tabs>
              <w:tab w:val="right" w:leader="dot" w:pos="9025"/>
            </w:tabs>
            <w:spacing w:before="60"/>
            <w:rPr>
              <w:del w:id="286" w:author="safwan halabi" w:date="2024-05-19T19:23:00Z" w16du:dateUtc="2024-05-19T16:23:00Z"/>
              <w:b/>
              <w:noProof/>
              <w:color w:val="000000"/>
            </w:rPr>
            <w:pPrChange w:id="287" w:author="safwan halabi" w:date="2024-05-19T19:23:00Z" w16du:dateUtc="2024-05-19T16:23:00Z">
              <w:pPr>
                <w:widowControl w:val="0"/>
                <w:tabs>
                  <w:tab w:val="right" w:leader="dot" w:pos="9025"/>
                </w:tabs>
                <w:spacing w:before="60" w:line="240" w:lineRule="auto"/>
              </w:pPr>
            </w:pPrChange>
          </w:pPr>
          <w:del w:id="288" w:author="safwan halabi" w:date="2024-05-19T19:23:00Z" w16du:dateUtc="2024-05-19T16:23:00Z">
            <w:r w:rsidDel="00AC5527">
              <w:rPr>
                <w:b/>
                <w:noProof/>
                <w:color w:val="000000"/>
              </w:rPr>
              <w:delText>3. Expected Achievements</w:delText>
            </w:r>
            <w:r w:rsidDel="00AC5527">
              <w:rPr>
                <w:b/>
                <w:noProof/>
                <w:color w:val="000000"/>
              </w:rPr>
              <w:tab/>
            </w:r>
            <w:r w:rsidDel="00AC5527">
              <w:rPr>
                <w:b/>
                <w:noProof/>
              </w:rPr>
              <w:delText>9</w:delText>
            </w:r>
          </w:del>
        </w:p>
        <w:p w14:paraId="23132E62" w14:textId="44D7891B" w:rsidR="00B33692" w:rsidDel="00AC5527" w:rsidRDefault="006D1925">
          <w:pPr>
            <w:widowControl w:val="0"/>
            <w:tabs>
              <w:tab w:val="right" w:leader="dot" w:pos="9025"/>
            </w:tabs>
            <w:spacing w:before="60"/>
            <w:ind w:left="360"/>
            <w:rPr>
              <w:del w:id="289" w:author="safwan halabi" w:date="2024-05-19T19:23:00Z" w16du:dateUtc="2024-05-19T16:23:00Z"/>
              <w:noProof/>
              <w:color w:val="000000"/>
            </w:rPr>
            <w:pPrChange w:id="290" w:author="safwan halabi" w:date="2024-05-19T19:23:00Z" w16du:dateUtc="2024-05-19T16:23:00Z">
              <w:pPr>
                <w:widowControl w:val="0"/>
                <w:tabs>
                  <w:tab w:val="right" w:leader="dot" w:pos="9025"/>
                </w:tabs>
                <w:spacing w:before="60" w:line="240" w:lineRule="auto"/>
                <w:ind w:left="360"/>
              </w:pPr>
            </w:pPrChange>
          </w:pPr>
          <w:del w:id="291" w:author="safwan halabi" w:date="2024-05-19T19:23:00Z" w16du:dateUtc="2024-05-19T16:23:00Z">
            <w:r w:rsidDel="00AC5527">
              <w:rPr>
                <w:noProof/>
                <w:color w:val="000000"/>
              </w:rPr>
              <w:delText>3.1 Outcomes</w:delText>
            </w:r>
            <w:r w:rsidDel="00AC5527">
              <w:rPr>
                <w:noProof/>
                <w:color w:val="000000"/>
              </w:rPr>
              <w:tab/>
            </w:r>
            <w:r w:rsidDel="00AC5527">
              <w:rPr>
                <w:noProof/>
              </w:rPr>
              <w:delText>9</w:delText>
            </w:r>
          </w:del>
        </w:p>
        <w:p w14:paraId="23132E63" w14:textId="0B5EC2B1" w:rsidR="00B33692" w:rsidDel="00AC5527" w:rsidRDefault="006D1925">
          <w:pPr>
            <w:widowControl w:val="0"/>
            <w:tabs>
              <w:tab w:val="right" w:leader="dot" w:pos="9025"/>
            </w:tabs>
            <w:spacing w:before="60"/>
            <w:ind w:left="360"/>
            <w:rPr>
              <w:del w:id="292" w:author="safwan halabi" w:date="2024-05-19T19:23:00Z" w16du:dateUtc="2024-05-19T16:23:00Z"/>
              <w:noProof/>
              <w:color w:val="000000"/>
            </w:rPr>
            <w:pPrChange w:id="293" w:author="safwan halabi" w:date="2024-05-19T19:23:00Z" w16du:dateUtc="2024-05-19T16:23:00Z">
              <w:pPr>
                <w:widowControl w:val="0"/>
                <w:tabs>
                  <w:tab w:val="right" w:leader="dot" w:pos="9025"/>
                </w:tabs>
                <w:spacing w:before="60" w:line="240" w:lineRule="auto"/>
                <w:ind w:left="360"/>
              </w:pPr>
            </w:pPrChange>
          </w:pPr>
          <w:del w:id="294" w:author="safwan halabi" w:date="2024-05-19T19:23:00Z" w16du:dateUtc="2024-05-19T16:23:00Z">
            <w:r w:rsidDel="00AC5527">
              <w:rPr>
                <w:noProof/>
                <w:color w:val="000000"/>
              </w:rPr>
              <w:delText>3.2 Criteria for Success</w:delText>
            </w:r>
            <w:r w:rsidDel="00AC5527">
              <w:rPr>
                <w:noProof/>
                <w:color w:val="000000"/>
              </w:rPr>
              <w:tab/>
            </w:r>
            <w:r w:rsidDel="00AC5527">
              <w:rPr>
                <w:noProof/>
              </w:rPr>
              <w:delText>9</w:delText>
            </w:r>
          </w:del>
        </w:p>
        <w:p w14:paraId="23132E64" w14:textId="146685CC" w:rsidR="00B33692" w:rsidDel="00AC5527" w:rsidRDefault="006D1925">
          <w:pPr>
            <w:widowControl w:val="0"/>
            <w:tabs>
              <w:tab w:val="right" w:leader="dot" w:pos="9025"/>
            </w:tabs>
            <w:spacing w:before="60"/>
            <w:rPr>
              <w:del w:id="295" w:author="safwan halabi" w:date="2024-05-19T19:23:00Z" w16du:dateUtc="2024-05-19T16:23:00Z"/>
              <w:b/>
              <w:noProof/>
              <w:color w:val="000000"/>
            </w:rPr>
            <w:pPrChange w:id="296" w:author="safwan halabi" w:date="2024-05-19T19:23:00Z" w16du:dateUtc="2024-05-19T16:23:00Z">
              <w:pPr>
                <w:widowControl w:val="0"/>
                <w:tabs>
                  <w:tab w:val="right" w:leader="dot" w:pos="9025"/>
                </w:tabs>
                <w:spacing w:before="60" w:line="240" w:lineRule="auto"/>
              </w:pPr>
            </w:pPrChange>
          </w:pPr>
          <w:del w:id="297" w:author="safwan halabi" w:date="2024-05-19T19:23:00Z" w16du:dateUtc="2024-05-19T16:23:00Z">
            <w:r w:rsidDel="00AC5527">
              <w:rPr>
                <w:b/>
                <w:noProof/>
                <w:color w:val="000000"/>
              </w:rPr>
              <w:delText>4. The Process</w:delText>
            </w:r>
            <w:r w:rsidDel="00AC5527">
              <w:rPr>
                <w:b/>
                <w:noProof/>
                <w:color w:val="000000"/>
              </w:rPr>
              <w:tab/>
            </w:r>
            <w:r w:rsidDel="00AC5527">
              <w:rPr>
                <w:b/>
                <w:noProof/>
              </w:rPr>
              <w:delText>10</w:delText>
            </w:r>
          </w:del>
        </w:p>
        <w:p w14:paraId="23132E65" w14:textId="46C0144C" w:rsidR="00B33692" w:rsidDel="00AC5527" w:rsidRDefault="006D1925">
          <w:pPr>
            <w:widowControl w:val="0"/>
            <w:tabs>
              <w:tab w:val="right" w:leader="dot" w:pos="9025"/>
            </w:tabs>
            <w:spacing w:before="60"/>
            <w:ind w:left="360"/>
            <w:rPr>
              <w:del w:id="298" w:author="safwan halabi" w:date="2024-05-19T19:23:00Z" w16du:dateUtc="2024-05-19T16:23:00Z"/>
              <w:noProof/>
              <w:color w:val="000000"/>
            </w:rPr>
            <w:pPrChange w:id="299" w:author="safwan halabi" w:date="2024-05-19T19:23:00Z" w16du:dateUtc="2024-05-19T16:23:00Z">
              <w:pPr>
                <w:widowControl w:val="0"/>
                <w:tabs>
                  <w:tab w:val="right" w:leader="dot" w:pos="9025"/>
                </w:tabs>
                <w:spacing w:before="60" w:line="240" w:lineRule="auto"/>
                <w:ind w:left="360"/>
              </w:pPr>
            </w:pPrChange>
          </w:pPr>
          <w:del w:id="300" w:author="safwan halabi" w:date="2024-05-19T19:23:00Z" w16du:dateUtc="2024-05-19T16:23:00Z">
            <w:r w:rsidDel="00AC5527">
              <w:rPr>
                <w:noProof/>
                <w:color w:val="000000"/>
              </w:rPr>
              <w:delText>4.1 Research - Vocal Analysis</w:delText>
            </w:r>
            <w:r w:rsidDel="00AC5527">
              <w:rPr>
                <w:noProof/>
                <w:color w:val="000000"/>
              </w:rPr>
              <w:tab/>
            </w:r>
            <w:r w:rsidDel="00AC5527">
              <w:rPr>
                <w:noProof/>
              </w:rPr>
              <w:delText>10</w:delText>
            </w:r>
          </w:del>
        </w:p>
        <w:p w14:paraId="23132E66" w14:textId="6E5CC949" w:rsidR="00B33692" w:rsidDel="00AC5527" w:rsidRDefault="006D1925">
          <w:pPr>
            <w:widowControl w:val="0"/>
            <w:tabs>
              <w:tab w:val="right" w:leader="dot" w:pos="9025"/>
            </w:tabs>
            <w:spacing w:before="60"/>
            <w:ind w:left="720"/>
            <w:rPr>
              <w:del w:id="301" w:author="safwan halabi" w:date="2024-05-19T19:23:00Z" w16du:dateUtc="2024-05-19T16:23:00Z"/>
              <w:noProof/>
              <w:color w:val="000000"/>
            </w:rPr>
            <w:pPrChange w:id="302" w:author="safwan halabi" w:date="2024-05-19T19:23:00Z" w16du:dateUtc="2024-05-19T16:23:00Z">
              <w:pPr>
                <w:widowControl w:val="0"/>
                <w:tabs>
                  <w:tab w:val="right" w:leader="dot" w:pos="9025"/>
                </w:tabs>
                <w:spacing w:before="60" w:line="240" w:lineRule="auto"/>
                <w:ind w:left="720"/>
              </w:pPr>
            </w:pPrChange>
          </w:pPr>
          <w:del w:id="303" w:author="safwan halabi" w:date="2024-05-19T19:23:00Z" w16du:dateUtc="2024-05-19T16:23:00Z">
            <w:r w:rsidDel="00AC5527">
              <w:rPr>
                <w:noProof/>
                <w:color w:val="000000"/>
              </w:rPr>
              <w:delText>4.1.1 Constraints and Challenges - Vocal analysis</w:delText>
            </w:r>
            <w:r w:rsidDel="00AC5527">
              <w:rPr>
                <w:noProof/>
                <w:color w:val="000000"/>
              </w:rPr>
              <w:tab/>
            </w:r>
            <w:r w:rsidDel="00AC5527">
              <w:rPr>
                <w:noProof/>
              </w:rPr>
              <w:delText>10</w:delText>
            </w:r>
          </w:del>
        </w:p>
        <w:p w14:paraId="23132E67" w14:textId="47A0FEDF" w:rsidR="00B33692" w:rsidDel="00AC5527" w:rsidRDefault="006D1925">
          <w:pPr>
            <w:widowControl w:val="0"/>
            <w:tabs>
              <w:tab w:val="right" w:leader="dot" w:pos="9025"/>
            </w:tabs>
            <w:spacing w:before="60"/>
            <w:ind w:left="360"/>
            <w:rPr>
              <w:del w:id="304" w:author="safwan halabi" w:date="2024-05-19T19:23:00Z" w16du:dateUtc="2024-05-19T16:23:00Z"/>
              <w:noProof/>
              <w:color w:val="000000"/>
            </w:rPr>
            <w:pPrChange w:id="305" w:author="safwan halabi" w:date="2024-05-19T19:23:00Z" w16du:dateUtc="2024-05-19T16:23:00Z">
              <w:pPr>
                <w:widowControl w:val="0"/>
                <w:tabs>
                  <w:tab w:val="right" w:leader="dot" w:pos="9025"/>
                </w:tabs>
                <w:spacing w:before="60" w:line="240" w:lineRule="auto"/>
                <w:ind w:left="360"/>
              </w:pPr>
            </w:pPrChange>
          </w:pPr>
          <w:del w:id="306" w:author="safwan halabi" w:date="2024-05-19T19:23:00Z" w16du:dateUtc="2024-05-19T16:23:00Z">
            <w:r w:rsidDel="00AC5527">
              <w:rPr>
                <w:noProof/>
                <w:color w:val="000000"/>
              </w:rPr>
              <w:delText>4.2 Research - Eye Tracking</w:delText>
            </w:r>
            <w:r w:rsidDel="00AC5527">
              <w:rPr>
                <w:noProof/>
                <w:color w:val="000000"/>
              </w:rPr>
              <w:tab/>
            </w:r>
            <w:r w:rsidDel="00AC5527">
              <w:rPr>
                <w:noProof/>
              </w:rPr>
              <w:delText>10</w:delText>
            </w:r>
          </w:del>
        </w:p>
        <w:p w14:paraId="23132E68" w14:textId="35378FF1" w:rsidR="00B33692" w:rsidDel="00AC5527" w:rsidRDefault="006D1925">
          <w:pPr>
            <w:widowControl w:val="0"/>
            <w:tabs>
              <w:tab w:val="right" w:leader="dot" w:pos="9025"/>
            </w:tabs>
            <w:spacing w:before="60"/>
            <w:ind w:left="720"/>
            <w:rPr>
              <w:del w:id="307" w:author="safwan halabi" w:date="2024-05-19T19:23:00Z" w16du:dateUtc="2024-05-19T16:23:00Z"/>
              <w:noProof/>
              <w:color w:val="000000"/>
            </w:rPr>
            <w:pPrChange w:id="308" w:author="safwan halabi" w:date="2024-05-19T19:23:00Z" w16du:dateUtc="2024-05-19T16:23:00Z">
              <w:pPr>
                <w:widowControl w:val="0"/>
                <w:tabs>
                  <w:tab w:val="right" w:leader="dot" w:pos="9025"/>
                </w:tabs>
                <w:spacing w:before="60" w:line="240" w:lineRule="auto"/>
                <w:ind w:left="720"/>
              </w:pPr>
            </w:pPrChange>
          </w:pPr>
          <w:del w:id="309" w:author="safwan halabi" w:date="2024-05-19T19:23:00Z" w16du:dateUtc="2024-05-19T16:23:00Z">
            <w:r w:rsidDel="00AC5527">
              <w:rPr>
                <w:noProof/>
                <w:color w:val="000000"/>
              </w:rPr>
              <w:delText>4.2.1 Constraints and Challenges - Eye-Tracking</w:delText>
            </w:r>
            <w:r w:rsidDel="00AC5527">
              <w:rPr>
                <w:noProof/>
                <w:color w:val="000000"/>
              </w:rPr>
              <w:tab/>
            </w:r>
            <w:r w:rsidDel="00AC5527">
              <w:rPr>
                <w:noProof/>
              </w:rPr>
              <w:delText>11</w:delText>
            </w:r>
          </w:del>
        </w:p>
        <w:p w14:paraId="23132E69" w14:textId="7A704BAE" w:rsidR="00B33692" w:rsidDel="00AC5527" w:rsidRDefault="006D1925">
          <w:pPr>
            <w:widowControl w:val="0"/>
            <w:tabs>
              <w:tab w:val="right" w:leader="dot" w:pos="9025"/>
            </w:tabs>
            <w:spacing w:before="60"/>
            <w:ind w:left="360"/>
            <w:rPr>
              <w:del w:id="310" w:author="safwan halabi" w:date="2024-05-19T19:23:00Z" w16du:dateUtc="2024-05-19T16:23:00Z"/>
              <w:noProof/>
              <w:color w:val="000000"/>
            </w:rPr>
            <w:pPrChange w:id="311" w:author="safwan halabi" w:date="2024-05-19T19:23:00Z" w16du:dateUtc="2024-05-19T16:23:00Z">
              <w:pPr>
                <w:widowControl w:val="0"/>
                <w:tabs>
                  <w:tab w:val="right" w:leader="dot" w:pos="9025"/>
                </w:tabs>
                <w:spacing w:before="60" w:line="240" w:lineRule="auto"/>
                <w:ind w:left="360"/>
              </w:pPr>
            </w:pPrChange>
          </w:pPr>
          <w:del w:id="312" w:author="safwan halabi" w:date="2024-05-19T19:23:00Z" w16du:dateUtc="2024-05-19T16:23:00Z">
            <w:r w:rsidDel="00AC5527">
              <w:rPr>
                <w:noProof/>
                <w:color w:val="000000"/>
              </w:rPr>
              <w:delText>4.3 Research - Deep Learning and AI</w:delText>
            </w:r>
            <w:r w:rsidDel="00AC5527">
              <w:rPr>
                <w:noProof/>
                <w:color w:val="000000"/>
              </w:rPr>
              <w:tab/>
            </w:r>
            <w:r w:rsidDel="00AC5527">
              <w:rPr>
                <w:noProof/>
              </w:rPr>
              <w:delText>11</w:delText>
            </w:r>
          </w:del>
        </w:p>
        <w:p w14:paraId="23132E6A" w14:textId="27C62B43" w:rsidR="00B33692" w:rsidDel="00AC5527" w:rsidRDefault="006D1925">
          <w:pPr>
            <w:widowControl w:val="0"/>
            <w:tabs>
              <w:tab w:val="right" w:leader="dot" w:pos="9025"/>
            </w:tabs>
            <w:spacing w:before="60"/>
            <w:ind w:left="720"/>
            <w:rPr>
              <w:del w:id="313" w:author="safwan halabi" w:date="2024-05-19T19:23:00Z" w16du:dateUtc="2024-05-19T16:23:00Z"/>
              <w:noProof/>
              <w:color w:val="000000"/>
            </w:rPr>
            <w:pPrChange w:id="314" w:author="safwan halabi" w:date="2024-05-19T19:23:00Z" w16du:dateUtc="2024-05-19T16:23:00Z">
              <w:pPr>
                <w:widowControl w:val="0"/>
                <w:tabs>
                  <w:tab w:val="right" w:leader="dot" w:pos="9025"/>
                </w:tabs>
                <w:spacing w:before="60" w:line="240" w:lineRule="auto"/>
                <w:ind w:left="720"/>
              </w:pPr>
            </w:pPrChange>
          </w:pPr>
          <w:del w:id="315" w:author="safwan halabi" w:date="2024-05-19T19:23:00Z" w16du:dateUtc="2024-05-19T16:23:00Z">
            <w:r w:rsidDel="00AC5527">
              <w:rPr>
                <w:noProof/>
                <w:color w:val="000000"/>
              </w:rPr>
              <w:delText>4.3.1 Constraints and Challenges - Deep Learning and AI</w:delText>
            </w:r>
            <w:r w:rsidDel="00AC5527">
              <w:rPr>
                <w:noProof/>
                <w:color w:val="000000"/>
              </w:rPr>
              <w:tab/>
            </w:r>
            <w:r w:rsidDel="00AC5527">
              <w:rPr>
                <w:noProof/>
              </w:rPr>
              <w:delText>11</w:delText>
            </w:r>
          </w:del>
        </w:p>
        <w:p w14:paraId="23132E6B" w14:textId="74B07A53" w:rsidR="00B33692" w:rsidDel="00AC5527" w:rsidRDefault="006D1925">
          <w:pPr>
            <w:widowControl w:val="0"/>
            <w:tabs>
              <w:tab w:val="right" w:leader="dot" w:pos="9025"/>
            </w:tabs>
            <w:spacing w:before="60"/>
            <w:ind w:left="360"/>
            <w:rPr>
              <w:del w:id="316" w:author="safwan halabi" w:date="2024-05-19T19:23:00Z" w16du:dateUtc="2024-05-19T16:23:00Z"/>
              <w:noProof/>
              <w:color w:val="000000"/>
            </w:rPr>
            <w:pPrChange w:id="317" w:author="safwan halabi" w:date="2024-05-19T19:23:00Z" w16du:dateUtc="2024-05-19T16:23:00Z">
              <w:pPr>
                <w:widowControl w:val="0"/>
                <w:tabs>
                  <w:tab w:val="right" w:leader="dot" w:pos="9025"/>
                </w:tabs>
                <w:spacing w:before="60" w:line="240" w:lineRule="auto"/>
                <w:ind w:left="360"/>
              </w:pPr>
            </w:pPrChange>
          </w:pPr>
          <w:del w:id="318" w:author="safwan halabi" w:date="2024-05-19T19:23:00Z" w16du:dateUtc="2024-05-19T16:23:00Z">
            <w:r w:rsidDel="00AC5527">
              <w:rPr>
                <w:noProof/>
                <w:color w:val="000000"/>
              </w:rPr>
              <w:delText>4.4 Development</w:delText>
            </w:r>
            <w:r w:rsidDel="00AC5527">
              <w:rPr>
                <w:noProof/>
                <w:color w:val="000000"/>
              </w:rPr>
              <w:tab/>
            </w:r>
            <w:r w:rsidDel="00AC5527">
              <w:rPr>
                <w:noProof/>
              </w:rPr>
              <w:delText>11</w:delText>
            </w:r>
          </w:del>
        </w:p>
        <w:p w14:paraId="23132E6C" w14:textId="48E704DE" w:rsidR="00B33692" w:rsidDel="00AC5527" w:rsidRDefault="006D1925">
          <w:pPr>
            <w:widowControl w:val="0"/>
            <w:tabs>
              <w:tab w:val="right" w:leader="dot" w:pos="9025"/>
            </w:tabs>
            <w:spacing w:before="60"/>
            <w:rPr>
              <w:del w:id="319" w:author="safwan halabi" w:date="2024-05-19T19:23:00Z" w16du:dateUtc="2024-05-19T16:23:00Z"/>
              <w:b/>
              <w:noProof/>
              <w:color w:val="000000"/>
            </w:rPr>
            <w:pPrChange w:id="320" w:author="safwan halabi" w:date="2024-05-19T19:23:00Z" w16du:dateUtc="2024-05-19T16:23:00Z">
              <w:pPr>
                <w:widowControl w:val="0"/>
                <w:tabs>
                  <w:tab w:val="right" w:leader="dot" w:pos="9025"/>
                </w:tabs>
                <w:spacing w:before="60" w:line="240" w:lineRule="auto"/>
              </w:pPr>
            </w:pPrChange>
          </w:pPr>
          <w:del w:id="321" w:author="safwan halabi" w:date="2024-05-19T19:23:00Z" w16du:dateUtc="2024-05-19T16:23:00Z">
            <w:r w:rsidDel="00AC5527">
              <w:rPr>
                <w:b/>
                <w:noProof/>
                <w:color w:val="000000"/>
              </w:rPr>
              <w:delText>5. The Product</w:delText>
            </w:r>
            <w:r w:rsidDel="00AC5527">
              <w:rPr>
                <w:b/>
                <w:noProof/>
                <w:color w:val="000000"/>
              </w:rPr>
              <w:tab/>
            </w:r>
            <w:r w:rsidDel="00AC5527">
              <w:rPr>
                <w:b/>
                <w:noProof/>
              </w:rPr>
              <w:delText>13</w:delText>
            </w:r>
          </w:del>
        </w:p>
        <w:p w14:paraId="23132E6D" w14:textId="78556A1B" w:rsidR="00B33692" w:rsidDel="00AC5527" w:rsidRDefault="006D1925">
          <w:pPr>
            <w:widowControl w:val="0"/>
            <w:tabs>
              <w:tab w:val="right" w:leader="dot" w:pos="9025"/>
            </w:tabs>
            <w:spacing w:before="60"/>
            <w:ind w:left="360"/>
            <w:rPr>
              <w:del w:id="322" w:author="safwan halabi" w:date="2024-05-19T19:23:00Z" w16du:dateUtc="2024-05-19T16:23:00Z"/>
              <w:noProof/>
              <w:color w:val="000000"/>
            </w:rPr>
            <w:pPrChange w:id="323" w:author="safwan halabi" w:date="2024-05-19T19:23:00Z" w16du:dateUtc="2024-05-19T16:23:00Z">
              <w:pPr>
                <w:widowControl w:val="0"/>
                <w:tabs>
                  <w:tab w:val="right" w:leader="dot" w:pos="9025"/>
                </w:tabs>
                <w:spacing w:before="60" w:line="240" w:lineRule="auto"/>
                <w:ind w:left="360"/>
              </w:pPr>
            </w:pPrChange>
          </w:pPr>
          <w:del w:id="324" w:author="safwan halabi" w:date="2024-05-19T19:23:00Z" w16du:dateUtc="2024-05-19T16:23:00Z">
            <w:r w:rsidDel="00AC5527">
              <w:rPr>
                <w:noProof/>
                <w:color w:val="000000"/>
              </w:rPr>
              <w:delText>5.1 System Requirements</w:delText>
            </w:r>
            <w:r w:rsidDel="00AC5527">
              <w:rPr>
                <w:noProof/>
                <w:color w:val="000000"/>
              </w:rPr>
              <w:tab/>
            </w:r>
            <w:r w:rsidDel="00AC5527">
              <w:rPr>
                <w:noProof/>
              </w:rPr>
              <w:delText>13</w:delText>
            </w:r>
          </w:del>
        </w:p>
        <w:p w14:paraId="23132E6E" w14:textId="734593DA" w:rsidR="00B33692" w:rsidDel="00AC5527" w:rsidRDefault="006D1925">
          <w:pPr>
            <w:widowControl w:val="0"/>
            <w:tabs>
              <w:tab w:val="right" w:leader="dot" w:pos="9025"/>
            </w:tabs>
            <w:spacing w:before="60"/>
            <w:ind w:left="720"/>
            <w:rPr>
              <w:del w:id="325" w:author="safwan halabi" w:date="2024-05-19T19:23:00Z" w16du:dateUtc="2024-05-19T16:23:00Z"/>
              <w:noProof/>
              <w:color w:val="000000"/>
            </w:rPr>
            <w:pPrChange w:id="326" w:author="safwan halabi" w:date="2024-05-19T19:23:00Z" w16du:dateUtc="2024-05-19T16:23:00Z">
              <w:pPr>
                <w:widowControl w:val="0"/>
                <w:tabs>
                  <w:tab w:val="right" w:leader="dot" w:pos="9025"/>
                </w:tabs>
                <w:spacing w:before="60" w:line="240" w:lineRule="auto"/>
                <w:ind w:left="720"/>
              </w:pPr>
            </w:pPrChange>
          </w:pPr>
          <w:del w:id="327" w:author="safwan halabi" w:date="2024-05-19T19:23:00Z" w16du:dateUtc="2024-05-19T16:23:00Z">
            <w:r w:rsidDel="00AC5527">
              <w:rPr>
                <w:noProof/>
                <w:color w:val="000000"/>
              </w:rPr>
              <w:delText>5.1.1 Functional:</w:delText>
            </w:r>
            <w:r w:rsidDel="00AC5527">
              <w:rPr>
                <w:noProof/>
                <w:color w:val="000000"/>
              </w:rPr>
              <w:tab/>
            </w:r>
            <w:r w:rsidDel="00AC5527">
              <w:rPr>
                <w:noProof/>
              </w:rPr>
              <w:delText>13</w:delText>
            </w:r>
          </w:del>
        </w:p>
        <w:p w14:paraId="23132E6F" w14:textId="66B34FAC" w:rsidR="00B33692" w:rsidDel="00AC5527" w:rsidRDefault="006D1925">
          <w:pPr>
            <w:widowControl w:val="0"/>
            <w:tabs>
              <w:tab w:val="right" w:leader="dot" w:pos="9025"/>
            </w:tabs>
            <w:spacing w:before="60"/>
            <w:ind w:left="720"/>
            <w:rPr>
              <w:del w:id="328" w:author="safwan halabi" w:date="2024-05-19T19:23:00Z" w16du:dateUtc="2024-05-19T16:23:00Z"/>
              <w:noProof/>
              <w:color w:val="000000"/>
            </w:rPr>
            <w:pPrChange w:id="329" w:author="safwan halabi" w:date="2024-05-19T19:23:00Z" w16du:dateUtc="2024-05-19T16:23:00Z">
              <w:pPr>
                <w:widowControl w:val="0"/>
                <w:tabs>
                  <w:tab w:val="right" w:leader="dot" w:pos="9025"/>
                </w:tabs>
                <w:spacing w:before="60" w:line="240" w:lineRule="auto"/>
                <w:ind w:left="720"/>
              </w:pPr>
            </w:pPrChange>
          </w:pPr>
          <w:del w:id="330" w:author="safwan halabi" w:date="2024-05-19T19:23:00Z" w16du:dateUtc="2024-05-19T16:23:00Z">
            <w:r w:rsidDel="00AC5527">
              <w:rPr>
                <w:noProof/>
                <w:color w:val="000000"/>
              </w:rPr>
              <w:delText>5.1.2 Non-Functional:</w:delText>
            </w:r>
            <w:r w:rsidDel="00AC5527">
              <w:rPr>
                <w:noProof/>
                <w:color w:val="000000"/>
              </w:rPr>
              <w:tab/>
            </w:r>
            <w:r w:rsidDel="00AC5527">
              <w:rPr>
                <w:noProof/>
              </w:rPr>
              <w:delText>13</w:delText>
            </w:r>
          </w:del>
        </w:p>
        <w:p w14:paraId="23132E70" w14:textId="0A95AE3D" w:rsidR="00B33692" w:rsidDel="00AC5527" w:rsidRDefault="006D1925">
          <w:pPr>
            <w:widowControl w:val="0"/>
            <w:tabs>
              <w:tab w:val="right" w:leader="dot" w:pos="9025"/>
            </w:tabs>
            <w:spacing w:before="60"/>
            <w:ind w:left="360"/>
            <w:rPr>
              <w:del w:id="331" w:author="safwan halabi" w:date="2024-05-19T19:23:00Z" w16du:dateUtc="2024-05-19T16:23:00Z"/>
              <w:noProof/>
              <w:color w:val="000000"/>
            </w:rPr>
            <w:pPrChange w:id="332" w:author="safwan halabi" w:date="2024-05-19T19:23:00Z" w16du:dateUtc="2024-05-19T16:23:00Z">
              <w:pPr>
                <w:widowControl w:val="0"/>
                <w:tabs>
                  <w:tab w:val="right" w:leader="dot" w:pos="9025"/>
                </w:tabs>
                <w:spacing w:before="60" w:line="240" w:lineRule="auto"/>
                <w:ind w:left="360"/>
              </w:pPr>
            </w:pPrChange>
          </w:pPr>
          <w:del w:id="333" w:author="safwan halabi" w:date="2024-05-19T19:23:00Z" w16du:dateUtc="2024-05-19T16:23:00Z">
            <w:r w:rsidDel="00AC5527">
              <w:rPr>
                <w:noProof/>
                <w:color w:val="000000"/>
              </w:rPr>
              <w:delText>5.2 Project Architecture</w:delText>
            </w:r>
            <w:r w:rsidDel="00AC5527">
              <w:rPr>
                <w:noProof/>
                <w:color w:val="000000"/>
              </w:rPr>
              <w:tab/>
            </w:r>
            <w:r w:rsidDel="00AC5527">
              <w:rPr>
                <w:noProof/>
              </w:rPr>
              <w:delText>14</w:delText>
            </w:r>
          </w:del>
        </w:p>
        <w:p w14:paraId="23132E71" w14:textId="222212B8" w:rsidR="00B33692" w:rsidDel="00AC5527" w:rsidRDefault="006D1925">
          <w:pPr>
            <w:widowControl w:val="0"/>
            <w:tabs>
              <w:tab w:val="right" w:leader="dot" w:pos="9025"/>
            </w:tabs>
            <w:spacing w:before="60"/>
            <w:ind w:left="360"/>
            <w:rPr>
              <w:del w:id="334" w:author="safwan halabi" w:date="2024-05-19T19:23:00Z" w16du:dateUtc="2024-05-19T16:23:00Z"/>
              <w:noProof/>
              <w:color w:val="000000"/>
            </w:rPr>
            <w:pPrChange w:id="335" w:author="safwan halabi" w:date="2024-05-19T19:23:00Z" w16du:dateUtc="2024-05-19T16:23:00Z">
              <w:pPr>
                <w:widowControl w:val="0"/>
                <w:tabs>
                  <w:tab w:val="right" w:leader="dot" w:pos="9025"/>
                </w:tabs>
                <w:spacing w:before="60" w:line="240" w:lineRule="auto"/>
                <w:ind w:left="360"/>
              </w:pPr>
            </w:pPrChange>
          </w:pPr>
          <w:del w:id="336" w:author="safwan halabi" w:date="2024-05-19T19:23:00Z" w16du:dateUtc="2024-05-19T16:23:00Z">
            <w:r w:rsidDel="00AC5527">
              <w:rPr>
                <w:noProof/>
                <w:color w:val="000000"/>
              </w:rPr>
              <w:delText>5.3 WEB Application</w:delText>
            </w:r>
            <w:r w:rsidDel="00AC5527">
              <w:rPr>
                <w:noProof/>
                <w:color w:val="000000"/>
              </w:rPr>
              <w:tab/>
            </w:r>
            <w:r w:rsidDel="00AC5527">
              <w:rPr>
                <w:noProof/>
              </w:rPr>
              <w:delText>16</w:delText>
            </w:r>
          </w:del>
        </w:p>
        <w:p w14:paraId="23132E72" w14:textId="2E187976" w:rsidR="00B33692" w:rsidDel="00AC5527" w:rsidRDefault="006D1925">
          <w:pPr>
            <w:widowControl w:val="0"/>
            <w:tabs>
              <w:tab w:val="right" w:leader="dot" w:pos="9025"/>
            </w:tabs>
            <w:spacing w:before="60"/>
            <w:ind w:left="360"/>
            <w:rPr>
              <w:del w:id="337" w:author="safwan halabi" w:date="2024-05-19T19:23:00Z" w16du:dateUtc="2024-05-19T16:23:00Z"/>
              <w:noProof/>
              <w:color w:val="000000"/>
            </w:rPr>
            <w:pPrChange w:id="338" w:author="safwan halabi" w:date="2024-05-19T19:23:00Z" w16du:dateUtc="2024-05-19T16:23:00Z">
              <w:pPr>
                <w:widowControl w:val="0"/>
                <w:tabs>
                  <w:tab w:val="right" w:leader="dot" w:pos="9025"/>
                </w:tabs>
                <w:spacing w:before="60" w:line="240" w:lineRule="auto"/>
                <w:ind w:left="360"/>
              </w:pPr>
            </w:pPrChange>
          </w:pPr>
          <w:del w:id="339" w:author="safwan halabi" w:date="2024-05-19T19:23:00Z" w16du:dateUtc="2024-05-19T16:23:00Z">
            <w:r w:rsidDel="00AC5527">
              <w:rPr>
                <w:noProof/>
                <w:color w:val="000000"/>
              </w:rPr>
              <w:delText>5.4 Test Pages</w:delText>
            </w:r>
            <w:r w:rsidDel="00AC5527">
              <w:rPr>
                <w:noProof/>
                <w:color w:val="000000"/>
              </w:rPr>
              <w:tab/>
            </w:r>
            <w:r w:rsidDel="00AC5527">
              <w:rPr>
                <w:noProof/>
              </w:rPr>
              <w:delText>20</w:delText>
            </w:r>
          </w:del>
        </w:p>
        <w:p w14:paraId="23132E73" w14:textId="5F856702" w:rsidR="00B33692" w:rsidDel="00AC5527" w:rsidRDefault="006D1925">
          <w:pPr>
            <w:widowControl w:val="0"/>
            <w:tabs>
              <w:tab w:val="right" w:leader="dot" w:pos="9025"/>
            </w:tabs>
            <w:spacing w:before="60"/>
            <w:ind w:left="360"/>
            <w:rPr>
              <w:del w:id="340" w:author="safwan halabi" w:date="2024-05-19T19:23:00Z" w16du:dateUtc="2024-05-19T16:23:00Z"/>
              <w:noProof/>
              <w:color w:val="000000"/>
            </w:rPr>
            <w:pPrChange w:id="341" w:author="safwan halabi" w:date="2024-05-19T19:23:00Z" w16du:dateUtc="2024-05-19T16:23:00Z">
              <w:pPr>
                <w:widowControl w:val="0"/>
                <w:tabs>
                  <w:tab w:val="right" w:leader="dot" w:pos="9025"/>
                </w:tabs>
                <w:spacing w:before="60" w:line="240" w:lineRule="auto"/>
                <w:ind w:left="360"/>
              </w:pPr>
            </w:pPrChange>
          </w:pPr>
          <w:del w:id="342" w:author="safwan halabi" w:date="2024-05-19T19:23:00Z" w16du:dateUtc="2024-05-19T16:23:00Z">
            <w:r w:rsidDel="00AC5527">
              <w:rPr>
                <w:noProof/>
                <w:color w:val="000000"/>
              </w:rPr>
              <w:delText>5.5 Deep Learning Prediction Model:</w:delText>
            </w:r>
            <w:r w:rsidDel="00AC5527">
              <w:rPr>
                <w:noProof/>
                <w:color w:val="000000"/>
              </w:rPr>
              <w:tab/>
            </w:r>
            <w:r w:rsidDel="00AC5527">
              <w:rPr>
                <w:noProof/>
              </w:rPr>
              <w:delText>23</w:delText>
            </w:r>
          </w:del>
        </w:p>
        <w:p w14:paraId="23132E74" w14:textId="59E63091" w:rsidR="00B33692" w:rsidDel="00AC5527" w:rsidRDefault="006D1925">
          <w:pPr>
            <w:widowControl w:val="0"/>
            <w:tabs>
              <w:tab w:val="right" w:leader="dot" w:pos="9025"/>
            </w:tabs>
            <w:spacing w:before="60"/>
            <w:ind w:left="360"/>
            <w:rPr>
              <w:del w:id="343" w:author="safwan halabi" w:date="2024-05-19T19:23:00Z" w16du:dateUtc="2024-05-19T16:23:00Z"/>
              <w:noProof/>
              <w:color w:val="000000"/>
            </w:rPr>
            <w:pPrChange w:id="344" w:author="safwan halabi" w:date="2024-05-19T19:23:00Z" w16du:dateUtc="2024-05-19T16:23:00Z">
              <w:pPr>
                <w:widowControl w:val="0"/>
                <w:tabs>
                  <w:tab w:val="right" w:leader="dot" w:pos="9025"/>
                </w:tabs>
                <w:spacing w:before="60" w:line="240" w:lineRule="auto"/>
                <w:ind w:left="360"/>
              </w:pPr>
            </w:pPrChange>
          </w:pPr>
          <w:del w:id="345" w:author="safwan halabi" w:date="2024-05-19T19:23:00Z" w16du:dateUtc="2024-05-19T16:23:00Z">
            <w:r w:rsidDel="00AC5527">
              <w:rPr>
                <w:noProof/>
                <w:color w:val="000000"/>
              </w:rPr>
              <w:delText>5.6 Diagrams</w:delText>
            </w:r>
            <w:r w:rsidDel="00AC5527">
              <w:rPr>
                <w:noProof/>
                <w:color w:val="000000"/>
              </w:rPr>
              <w:tab/>
            </w:r>
            <w:r w:rsidDel="00AC5527">
              <w:rPr>
                <w:noProof/>
              </w:rPr>
              <w:delText>24</w:delText>
            </w:r>
          </w:del>
        </w:p>
        <w:p w14:paraId="23132E75" w14:textId="013CCCBC" w:rsidR="00B33692" w:rsidDel="00AC5527" w:rsidRDefault="006D1925">
          <w:pPr>
            <w:widowControl w:val="0"/>
            <w:tabs>
              <w:tab w:val="right" w:leader="dot" w:pos="9025"/>
            </w:tabs>
            <w:spacing w:before="60"/>
            <w:ind w:left="720"/>
            <w:rPr>
              <w:del w:id="346" w:author="safwan halabi" w:date="2024-05-19T19:23:00Z" w16du:dateUtc="2024-05-19T16:23:00Z"/>
              <w:noProof/>
              <w:color w:val="000000"/>
            </w:rPr>
            <w:pPrChange w:id="347" w:author="safwan halabi" w:date="2024-05-19T19:23:00Z" w16du:dateUtc="2024-05-19T16:23:00Z">
              <w:pPr>
                <w:widowControl w:val="0"/>
                <w:tabs>
                  <w:tab w:val="right" w:leader="dot" w:pos="9025"/>
                </w:tabs>
                <w:spacing w:before="60" w:line="240" w:lineRule="auto"/>
                <w:ind w:left="720"/>
              </w:pPr>
            </w:pPrChange>
          </w:pPr>
          <w:del w:id="348" w:author="safwan halabi" w:date="2024-05-19T19:23:00Z" w16du:dateUtc="2024-05-19T16:23:00Z">
            <w:r w:rsidDel="00AC5527">
              <w:rPr>
                <w:noProof/>
                <w:color w:val="000000"/>
              </w:rPr>
              <w:delText>5.6.1 Sequence Diagram</w:delText>
            </w:r>
            <w:r w:rsidDel="00AC5527">
              <w:rPr>
                <w:noProof/>
                <w:color w:val="000000"/>
              </w:rPr>
              <w:tab/>
            </w:r>
            <w:r w:rsidDel="00AC5527">
              <w:rPr>
                <w:noProof/>
              </w:rPr>
              <w:delText>24</w:delText>
            </w:r>
          </w:del>
        </w:p>
        <w:p w14:paraId="23132E76" w14:textId="1FF40AF3" w:rsidR="00B33692" w:rsidDel="00AC5527" w:rsidRDefault="006D1925">
          <w:pPr>
            <w:widowControl w:val="0"/>
            <w:tabs>
              <w:tab w:val="right" w:leader="dot" w:pos="9025"/>
            </w:tabs>
            <w:spacing w:before="60"/>
            <w:ind w:left="720"/>
            <w:rPr>
              <w:del w:id="349" w:author="safwan halabi" w:date="2024-05-19T19:23:00Z" w16du:dateUtc="2024-05-19T16:23:00Z"/>
              <w:noProof/>
              <w:color w:val="000000"/>
            </w:rPr>
            <w:pPrChange w:id="350" w:author="safwan halabi" w:date="2024-05-19T19:23:00Z" w16du:dateUtc="2024-05-19T16:23:00Z">
              <w:pPr>
                <w:widowControl w:val="0"/>
                <w:tabs>
                  <w:tab w:val="right" w:leader="dot" w:pos="9025"/>
                </w:tabs>
                <w:spacing w:before="60" w:line="240" w:lineRule="auto"/>
                <w:ind w:left="720"/>
              </w:pPr>
            </w:pPrChange>
          </w:pPr>
          <w:del w:id="351" w:author="safwan halabi" w:date="2024-05-19T19:23:00Z" w16du:dateUtc="2024-05-19T16:23:00Z">
            <w:r w:rsidDel="00AC5527">
              <w:rPr>
                <w:noProof/>
                <w:color w:val="000000"/>
              </w:rPr>
              <w:delText>5.6.2 Class Diagram:</w:delText>
            </w:r>
            <w:r w:rsidDel="00AC5527">
              <w:rPr>
                <w:noProof/>
                <w:color w:val="000000"/>
              </w:rPr>
              <w:tab/>
            </w:r>
            <w:r w:rsidDel="00AC5527">
              <w:rPr>
                <w:noProof/>
              </w:rPr>
              <w:delText>25</w:delText>
            </w:r>
          </w:del>
        </w:p>
        <w:p w14:paraId="23132E77" w14:textId="5ED80024" w:rsidR="00B33692" w:rsidDel="00AC5527" w:rsidRDefault="006D1925">
          <w:pPr>
            <w:widowControl w:val="0"/>
            <w:tabs>
              <w:tab w:val="right" w:leader="dot" w:pos="9025"/>
            </w:tabs>
            <w:spacing w:before="60"/>
            <w:ind w:left="720"/>
            <w:rPr>
              <w:del w:id="352" w:author="safwan halabi" w:date="2024-05-19T19:23:00Z" w16du:dateUtc="2024-05-19T16:23:00Z"/>
              <w:noProof/>
              <w:color w:val="000000"/>
            </w:rPr>
            <w:pPrChange w:id="353" w:author="safwan halabi" w:date="2024-05-19T19:23:00Z" w16du:dateUtc="2024-05-19T16:23:00Z">
              <w:pPr>
                <w:widowControl w:val="0"/>
                <w:tabs>
                  <w:tab w:val="right" w:leader="dot" w:pos="9025"/>
                </w:tabs>
                <w:spacing w:before="60" w:line="240" w:lineRule="auto"/>
                <w:ind w:left="720"/>
              </w:pPr>
            </w:pPrChange>
          </w:pPr>
          <w:del w:id="354" w:author="safwan halabi" w:date="2024-05-19T19:23:00Z" w16du:dateUtc="2024-05-19T16:23:00Z">
            <w:r w:rsidDel="00AC5527">
              <w:rPr>
                <w:noProof/>
                <w:color w:val="000000"/>
              </w:rPr>
              <w:delText>5.6.3 Use-Case Diagram:</w:delText>
            </w:r>
            <w:r w:rsidDel="00AC5527">
              <w:rPr>
                <w:noProof/>
                <w:color w:val="000000"/>
              </w:rPr>
              <w:tab/>
            </w:r>
            <w:r w:rsidDel="00AC5527">
              <w:rPr>
                <w:noProof/>
              </w:rPr>
              <w:delText>25</w:delText>
            </w:r>
          </w:del>
        </w:p>
        <w:p w14:paraId="23132E78" w14:textId="48824FED" w:rsidR="00B33692" w:rsidDel="00AC5527" w:rsidRDefault="006D1925">
          <w:pPr>
            <w:widowControl w:val="0"/>
            <w:tabs>
              <w:tab w:val="right" w:leader="dot" w:pos="9025"/>
            </w:tabs>
            <w:spacing w:before="60"/>
            <w:rPr>
              <w:del w:id="355" w:author="safwan halabi" w:date="2024-05-19T19:23:00Z" w16du:dateUtc="2024-05-19T16:23:00Z"/>
              <w:b/>
              <w:noProof/>
              <w:color w:val="000000"/>
            </w:rPr>
            <w:pPrChange w:id="356" w:author="safwan halabi" w:date="2024-05-19T19:23:00Z" w16du:dateUtc="2024-05-19T16:23:00Z">
              <w:pPr>
                <w:widowControl w:val="0"/>
                <w:tabs>
                  <w:tab w:val="right" w:leader="dot" w:pos="9025"/>
                </w:tabs>
                <w:spacing w:before="60" w:line="240" w:lineRule="auto"/>
              </w:pPr>
            </w:pPrChange>
          </w:pPr>
          <w:del w:id="357" w:author="safwan halabi" w:date="2024-05-19T19:23:00Z" w16du:dateUtc="2024-05-19T16:23:00Z">
            <w:r w:rsidDel="00AC5527">
              <w:rPr>
                <w:b/>
                <w:noProof/>
                <w:color w:val="000000"/>
              </w:rPr>
              <w:delText>6. Evaluation</w:delText>
            </w:r>
            <w:r w:rsidDel="00AC5527">
              <w:rPr>
                <w:b/>
                <w:noProof/>
                <w:color w:val="000000"/>
              </w:rPr>
              <w:tab/>
            </w:r>
            <w:r w:rsidDel="00AC5527">
              <w:rPr>
                <w:b/>
                <w:noProof/>
              </w:rPr>
              <w:delText>26</w:delText>
            </w:r>
          </w:del>
        </w:p>
        <w:p w14:paraId="23132E79" w14:textId="626CB21E" w:rsidR="00B33692" w:rsidDel="00AC5527" w:rsidRDefault="006D1925">
          <w:pPr>
            <w:widowControl w:val="0"/>
            <w:tabs>
              <w:tab w:val="right" w:leader="dot" w:pos="9025"/>
            </w:tabs>
            <w:spacing w:before="60"/>
            <w:ind w:left="360"/>
            <w:rPr>
              <w:del w:id="358" w:author="safwan halabi" w:date="2024-05-19T19:23:00Z" w16du:dateUtc="2024-05-19T16:23:00Z"/>
              <w:noProof/>
              <w:color w:val="000000"/>
            </w:rPr>
            <w:pPrChange w:id="359" w:author="safwan halabi" w:date="2024-05-19T19:23:00Z" w16du:dateUtc="2024-05-19T16:23:00Z">
              <w:pPr>
                <w:widowControl w:val="0"/>
                <w:tabs>
                  <w:tab w:val="right" w:leader="dot" w:pos="9025"/>
                </w:tabs>
                <w:spacing w:before="60" w:line="240" w:lineRule="auto"/>
                <w:ind w:left="360"/>
              </w:pPr>
            </w:pPrChange>
          </w:pPr>
          <w:del w:id="360" w:author="safwan halabi" w:date="2024-05-19T19:23:00Z" w16du:dateUtc="2024-05-19T16:23:00Z">
            <w:r w:rsidDel="00AC5527">
              <w:rPr>
                <w:noProof/>
                <w:color w:val="000000"/>
              </w:rPr>
              <w:delText>6.1 Model Evaluation</w:delText>
            </w:r>
            <w:r w:rsidDel="00AC5527">
              <w:rPr>
                <w:noProof/>
                <w:color w:val="000000"/>
              </w:rPr>
              <w:tab/>
            </w:r>
            <w:r w:rsidDel="00AC5527">
              <w:rPr>
                <w:noProof/>
              </w:rPr>
              <w:delText>26</w:delText>
            </w:r>
          </w:del>
        </w:p>
        <w:p w14:paraId="23132E7A" w14:textId="372B9D88" w:rsidR="00B33692" w:rsidDel="00AC5527" w:rsidRDefault="006D1925">
          <w:pPr>
            <w:widowControl w:val="0"/>
            <w:tabs>
              <w:tab w:val="right" w:leader="dot" w:pos="9025"/>
            </w:tabs>
            <w:spacing w:before="60"/>
            <w:ind w:left="360"/>
            <w:rPr>
              <w:del w:id="361" w:author="safwan halabi" w:date="2024-05-19T19:23:00Z" w16du:dateUtc="2024-05-19T16:23:00Z"/>
              <w:noProof/>
              <w:color w:val="000000"/>
            </w:rPr>
            <w:pPrChange w:id="362" w:author="safwan halabi" w:date="2024-05-19T19:23:00Z" w16du:dateUtc="2024-05-19T16:23:00Z">
              <w:pPr>
                <w:widowControl w:val="0"/>
                <w:tabs>
                  <w:tab w:val="right" w:leader="dot" w:pos="9025"/>
                </w:tabs>
                <w:spacing w:before="60" w:line="240" w:lineRule="auto"/>
                <w:ind w:left="360"/>
              </w:pPr>
            </w:pPrChange>
          </w:pPr>
          <w:del w:id="363" w:author="safwan halabi" w:date="2024-05-19T19:23:00Z" w16du:dateUtc="2024-05-19T16:23:00Z">
            <w:r w:rsidDel="00AC5527">
              <w:rPr>
                <w:noProof/>
                <w:color w:val="000000"/>
              </w:rPr>
              <w:delText>6.2 Testing plan</w:delText>
            </w:r>
            <w:r w:rsidDel="00AC5527">
              <w:rPr>
                <w:noProof/>
                <w:color w:val="000000"/>
              </w:rPr>
              <w:tab/>
            </w:r>
            <w:r w:rsidDel="00AC5527">
              <w:rPr>
                <w:noProof/>
              </w:rPr>
              <w:delText>26</w:delText>
            </w:r>
          </w:del>
        </w:p>
        <w:p w14:paraId="23132E7B" w14:textId="314B74D9" w:rsidR="00B33692" w:rsidDel="00ED5328" w:rsidRDefault="006D1925">
          <w:pPr>
            <w:widowControl w:val="0"/>
            <w:tabs>
              <w:tab w:val="right" w:leader="dot" w:pos="9025"/>
            </w:tabs>
            <w:spacing w:before="60"/>
            <w:rPr>
              <w:del w:id="364" w:author="safwan halabi" w:date="2024-05-18T19:03:00Z" w16du:dateUtc="2024-05-18T16:03:00Z"/>
              <w:b/>
              <w:color w:val="000000"/>
            </w:rPr>
            <w:pPrChange w:id="365" w:author="safwan halabi" w:date="2024-05-19T19:23:00Z" w16du:dateUtc="2024-05-19T16:23:00Z">
              <w:pPr>
                <w:widowControl w:val="0"/>
                <w:tabs>
                  <w:tab w:val="right" w:leader="dot" w:pos="9025"/>
                </w:tabs>
                <w:spacing w:before="60" w:line="240" w:lineRule="auto"/>
              </w:pPr>
            </w:pPrChange>
          </w:pPr>
          <w:del w:id="366" w:author="safwan halabi" w:date="2024-05-19T19:23:00Z" w16du:dateUtc="2024-05-19T16:23:00Z">
            <w:r w:rsidDel="00AC5527">
              <w:rPr>
                <w:b/>
                <w:noProof/>
                <w:color w:val="000000"/>
              </w:rPr>
              <w:delText>7. References</w:delText>
            </w:r>
            <w:r w:rsidDel="00AC5527">
              <w:rPr>
                <w:b/>
                <w:noProof/>
                <w:color w:val="000000"/>
              </w:rPr>
              <w:tab/>
            </w:r>
            <w:r w:rsidDel="00AC5527">
              <w:rPr>
                <w:b/>
                <w:noProof/>
              </w:rPr>
              <w:delText>28</w:delText>
            </w:r>
          </w:del>
          <w:r>
            <w:fldChar w:fldCharType="end"/>
          </w:r>
        </w:p>
      </w:sdtContent>
    </w:sdt>
    <w:p w14:paraId="23132E7C" w14:textId="77777777" w:rsidR="00B33692" w:rsidDel="00ED5328" w:rsidRDefault="00B33692">
      <w:pPr>
        <w:rPr>
          <w:del w:id="367" w:author="safwan halabi" w:date="2024-05-18T19:03:00Z" w16du:dateUtc="2024-05-18T16:03:00Z"/>
        </w:rPr>
      </w:pPr>
    </w:p>
    <w:p w14:paraId="23132E7D" w14:textId="77777777" w:rsidR="00B33692" w:rsidDel="00ED5328" w:rsidRDefault="00B33692">
      <w:pPr>
        <w:rPr>
          <w:del w:id="368" w:author="safwan halabi" w:date="2024-05-18T19:03:00Z" w16du:dateUtc="2024-05-18T16:03:00Z"/>
        </w:rPr>
      </w:pPr>
    </w:p>
    <w:p w14:paraId="23132E7E" w14:textId="77777777" w:rsidR="00B33692" w:rsidDel="00ED5328" w:rsidRDefault="00B33692">
      <w:pPr>
        <w:rPr>
          <w:del w:id="369" w:author="safwan halabi" w:date="2024-05-18T19:03:00Z" w16du:dateUtc="2024-05-18T16:03:00Z"/>
        </w:rPr>
      </w:pPr>
    </w:p>
    <w:p w14:paraId="23132E7F" w14:textId="77777777" w:rsidR="00B33692" w:rsidDel="00ED5328" w:rsidRDefault="00B33692">
      <w:pPr>
        <w:rPr>
          <w:del w:id="370" w:author="safwan halabi" w:date="2024-05-18T19:03:00Z" w16du:dateUtc="2024-05-18T16:03:00Z"/>
        </w:rPr>
      </w:pPr>
    </w:p>
    <w:p w14:paraId="23132E80" w14:textId="77777777" w:rsidR="00B33692" w:rsidDel="00ED5328" w:rsidRDefault="00B33692">
      <w:pPr>
        <w:rPr>
          <w:del w:id="371" w:author="safwan halabi" w:date="2024-05-18T19:03:00Z" w16du:dateUtc="2024-05-18T16:03:00Z"/>
        </w:rPr>
      </w:pPr>
    </w:p>
    <w:p w14:paraId="23132E81" w14:textId="77777777" w:rsidR="00B33692" w:rsidDel="00ED5328" w:rsidRDefault="00B33692">
      <w:pPr>
        <w:rPr>
          <w:del w:id="372" w:author="safwan halabi" w:date="2024-05-18T19:03:00Z" w16du:dateUtc="2024-05-18T16:03:00Z"/>
        </w:rPr>
      </w:pPr>
    </w:p>
    <w:p w14:paraId="23132E82" w14:textId="77777777" w:rsidR="00B33692" w:rsidDel="00ED5328" w:rsidRDefault="00B33692">
      <w:pPr>
        <w:rPr>
          <w:del w:id="373" w:author="safwan halabi" w:date="2024-05-18T19:03:00Z" w16du:dateUtc="2024-05-18T16:03:00Z"/>
        </w:rPr>
      </w:pPr>
    </w:p>
    <w:p w14:paraId="23132E83" w14:textId="77777777" w:rsidR="00B33692" w:rsidDel="00ED5328" w:rsidRDefault="00B33692">
      <w:pPr>
        <w:rPr>
          <w:del w:id="374" w:author="safwan halabi" w:date="2024-05-18T19:03:00Z" w16du:dateUtc="2024-05-18T16:03:00Z"/>
        </w:rPr>
      </w:pPr>
    </w:p>
    <w:p w14:paraId="23132E84" w14:textId="77777777" w:rsidR="00B33692" w:rsidDel="00ED5328" w:rsidRDefault="00B33692">
      <w:pPr>
        <w:rPr>
          <w:del w:id="375" w:author="safwan halabi" w:date="2024-05-18T19:03:00Z" w16du:dateUtc="2024-05-18T16:03:00Z"/>
        </w:rPr>
      </w:pPr>
    </w:p>
    <w:p w14:paraId="23132E85" w14:textId="77777777" w:rsidR="00B33692" w:rsidDel="00ED5328" w:rsidRDefault="00B33692">
      <w:pPr>
        <w:rPr>
          <w:del w:id="376" w:author="safwan halabi" w:date="2024-05-18T19:03:00Z" w16du:dateUtc="2024-05-18T16:03:00Z"/>
        </w:rPr>
      </w:pPr>
    </w:p>
    <w:p w14:paraId="23132E86" w14:textId="77777777" w:rsidR="00B33692" w:rsidDel="00ED5328" w:rsidRDefault="00B33692">
      <w:pPr>
        <w:rPr>
          <w:del w:id="377" w:author="safwan halabi" w:date="2024-05-18T19:03:00Z" w16du:dateUtc="2024-05-18T16:03:00Z"/>
        </w:rPr>
      </w:pPr>
    </w:p>
    <w:p w14:paraId="23132E87" w14:textId="77777777" w:rsidR="00B33692" w:rsidDel="00ED5328" w:rsidRDefault="00B33692">
      <w:pPr>
        <w:rPr>
          <w:del w:id="378" w:author="safwan halabi" w:date="2024-05-18T19:03:00Z" w16du:dateUtc="2024-05-18T16:03:00Z"/>
        </w:rPr>
      </w:pPr>
    </w:p>
    <w:p w14:paraId="23132E88" w14:textId="77777777" w:rsidR="00B33692" w:rsidDel="00ED5328" w:rsidRDefault="00B33692">
      <w:pPr>
        <w:rPr>
          <w:del w:id="379" w:author="safwan halabi" w:date="2024-05-18T19:03:00Z" w16du:dateUtc="2024-05-18T16:03:00Z"/>
        </w:rPr>
      </w:pPr>
    </w:p>
    <w:p w14:paraId="23132E89" w14:textId="77777777" w:rsidR="00B33692" w:rsidDel="00ED5328" w:rsidRDefault="00B33692">
      <w:pPr>
        <w:rPr>
          <w:del w:id="380" w:author="safwan halabi" w:date="2024-05-18T19:03:00Z" w16du:dateUtc="2024-05-18T16:03:00Z"/>
        </w:rPr>
      </w:pPr>
    </w:p>
    <w:p w14:paraId="23132E8A" w14:textId="77777777" w:rsidR="00B33692" w:rsidDel="00ED5328" w:rsidRDefault="00B33692">
      <w:pPr>
        <w:rPr>
          <w:del w:id="381" w:author="safwan halabi" w:date="2024-05-18T19:03:00Z" w16du:dateUtc="2024-05-18T16:03:00Z"/>
        </w:rPr>
      </w:pPr>
    </w:p>
    <w:p w14:paraId="23132E8B" w14:textId="77777777" w:rsidR="00B33692" w:rsidDel="00ED5328" w:rsidRDefault="00B33692">
      <w:pPr>
        <w:rPr>
          <w:del w:id="382" w:author="safwan halabi" w:date="2024-05-18T19:03:00Z" w16du:dateUtc="2024-05-18T16:03:00Z"/>
        </w:rPr>
      </w:pPr>
    </w:p>
    <w:p w14:paraId="23132E8C" w14:textId="77777777" w:rsidR="00B33692" w:rsidDel="00ED5328" w:rsidRDefault="00B33692">
      <w:pPr>
        <w:rPr>
          <w:del w:id="383" w:author="safwan halabi" w:date="2024-05-18T19:03:00Z" w16du:dateUtc="2024-05-18T16:03:00Z"/>
        </w:rPr>
      </w:pPr>
    </w:p>
    <w:p w14:paraId="23132E8D" w14:textId="77777777" w:rsidR="00B33692" w:rsidDel="00ED5328" w:rsidRDefault="00B33692">
      <w:pPr>
        <w:rPr>
          <w:del w:id="384" w:author="safwan halabi" w:date="2024-05-18T19:03:00Z" w16du:dateUtc="2024-05-18T16:03:00Z"/>
        </w:rPr>
      </w:pPr>
    </w:p>
    <w:p w14:paraId="23132E8E" w14:textId="77777777" w:rsidR="00B33692" w:rsidDel="00ED5328" w:rsidRDefault="00B33692">
      <w:pPr>
        <w:rPr>
          <w:del w:id="385" w:author="safwan halabi" w:date="2024-05-18T19:03:00Z" w16du:dateUtc="2024-05-18T16:03:00Z"/>
        </w:rPr>
      </w:pPr>
    </w:p>
    <w:p w14:paraId="23132E8F" w14:textId="77777777" w:rsidR="00B33692" w:rsidDel="00ED5328" w:rsidRDefault="00B33692">
      <w:pPr>
        <w:rPr>
          <w:del w:id="386" w:author="safwan halabi" w:date="2024-05-18T19:03:00Z" w16du:dateUtc="2024-05-18T16:03:00Z"/>
        </w:rPr>
      </w:pPr>
    </w:p>
    <w:p w14:paraId="23132E90" w14:textId="77777777" w:rsidR="00B33692" w:rsidDel="00ED5328" w:rsidRDefault="00B33692">
      <w:pPr>
        <w:rPr>
          <w:del w:id="387" w:author="safwan halabi" w:date="2024-05-18T19:03:00Z" w16du:dateUtc="2024-05-18T16:03:00Z"/>
        </w:rPr>
      </w:pPr>
    </w:p>
    <w:p w14:paraId="23132E91" w14:textId="77777777" w:rsidR="00B33692" w:rsidDel="00ED5328" w:rsidRDefault="00B33692">
      <w:pPr>
        <w:rPr>
          <w:del w:id="388" w:author="safwan halabi" w:date="2024-05-18T19:03:00Z" w16du:dateUtc="2024-05-18T16:03:00Z"/>
        </w:rPr>
      </w:pPr>
    </w:p>
    <w:p w14:paraId="23132E92" w14:textId="77777777" w:rsidR="00B33692" w:rsidDel="00ED5328" w:rsidRDefault="00B33692">
      <w:pPr>
        <w:rPr>
          <w:del w:id="389" w:author="safwan halabi" w:date="2024-05-18T19:03:00Z" w16du:dateUtc="2024-05-18T16:03:00Z"/>
        </w:rPr>
      </w:pPr>
    </w:p>
    <w:p w14:paraId="23132E93" w14:textId="77777777" w:rsidR="00B33692" w:rsidDel="00ED5328" w:rsidRDefault="00B33692">
      <w:pPr>
        <w:rPr>
          <w:del w:id="390" w:author="safwan halabi" w:date="2024-05-18T19:03:00Z" w16du:dateUtc="2024-05-18T16:03:00Z"/>
        </w:rPr>
      </w:pPr>
    </w:p>
    <w:p w14:paraId="23132E94" w14:textId="77777777" w:rsidR="00B33692" w:rsidDel="00ED5328" w:rsidRDefault="00B33692">
      <w:pPr>
        <w:rPr>
          <w:del w:id="391" w:author="safwan halabi" w:date="2024-05-18T19:03:00Z" w16du:dateUtc="2024-05-18T16:03:00Z"/>
        </w:rPr>
      </w:pPr>
    </w:p>
    <w:p w14:paraId="23132E95" w14:textId="77777777" w:rsidR="00B33692" w:rsidDel="00ED5328" w:rsidRDefault="00B33692">
      <w:pPr>
        <w:rPr>
          <w:del w:id="392" w:author="safwan halabi" w:date="2024-05-18T19:03:00Z" w16du:dateUtc="2024-05-18T16:03:00Z"/>
        </w:rPr>
      </w:pPr>
    </w:p>
    <w:p w14:paraId="23132E96" w14:textId="77777777" w:rsidR="00B33692" w:rsidDel="00ED5328" w:rsidRDefault="00B33692">
      <w:pPr>
        <w:rPr>
          <w:del w:id="393" w:author="safwan halabi" w:date="2024-05-18T19:03:00Z" w16du:dateUtc="2024-05-18T16:03:00Z"/>
        </w:rPr>
      </w:pPr>
    </w:p>
    <w:p w14:paraId="23132E97" w14:textId="77777777" w:rsidR="00B33692" w:rsidDel="00ED5328" w:rsidRDefault="00B33692">
      <w:pPr>
        <w:rPr>
          <w:del w:id="394" w:author="safwan halabi" w:date="2024-05-18T19:03:00Z" w16du:dateUtc="2024-05-18T16:03:00Z"/>
        </w:rPr>
      </w:pPr>
    </w:p>
    <w:p w14:paraId="23132E98" w14:textId="77777777" w:rsidR="00B33692" w:rsidDel="00ED5328" w:rsidRDefault="00B33692">
      <w:pPr>
        <w:rPr>
          <w:del w:id="395" w:author="safwan halabi" w:date="2024-05-18T19:03:00Z" w16du:dateUtc="2024-05-18T16:03:00Z"/>
        </w:rPr>
      </w:pPr>
    </w:p>
    <w:p w14:paraId="23132E99" w14:textId="77777777" w:rsidR="00B33692" w:rsidDel="00ED5328" w:rsidRDefault="00B33692">
      <w:pPr>
        <w:rPr>
          <w:del w:id="396" w:author="safwan halabi" w:date="2024-05-18T19:03:00Z" w16du:dateUtc="2024-05-18T16:03:00Z"/>
        </w:rPr>
      </w:pPr>
    </w:p>
    <w:p w14:paraId="23132E9A" w14:textId="77777777" w:rsidR="00B33692" w:rsidDel="00ED5328" w:rsidRDefault="00B33692">
      <w:pPr>
        <w:rPr>
          <w:del w:id="397" w:author="safwan halabi" w:date="2024-05-18T19:03:00Z" w16du:dateUtc="2024-05-18T16:03:00Z"/>
        </w:rPr>
      </w:pPr>
    </w:p>
    <w:p w14:paraId="23132E9B" w14:textId="77777777" w:rsidR="00B33692" w:rsidDel="00ED5328" w:rsidRDefault="00B33692">
      <w:pPr>
        <w:rPr>
          <w:del w:id="398" w:author="safwan halabi" w:date="2024-05-18T19:03:00Z" w16du:dateUtc="2024-05-18T16:03:00Z"/>
        </w:rPr>
      </w:pPr>
    </w:p>
    <w:p w14:paraId="23132E9C" w14:textId="77777777" w:rsidR="00B33692" w:rsidDel="00ED5328" w:rsidRDefault="00B33692">
      <w:pPr>
        <w:rPr>
          <w:del w:id="399" w:author="safwan halabi" w:date="2024-05-18T19:03:00Z" w16du:dateUtc="2024-05-18T16:03:00Z"/>
        </w:rPr>
      </w:pPr>
    </w:p>
    <w:p w14:paraId="23132E9D" w14:textId="77777777" w:rsidR="00B33692" w:rsidDel="00ED5328" w:rsidRDefault="00B33692">
      <w:pPr>
        <w:rPr>
          <w:del w:id="400" w:author="safwan halabi" w:date="2024-05-18T19:03:00Z" w16du:dateUtc="2024-05-18T16:03:00Z"/>
        </w:rPr>
      </w:pPr>
    </w:p>
    <w:p w14:paraId="23132E9E" w14:textId="77777777" w:rsidR="00B33692" w:rsidDel="00ED5328" w:rsidRDefault="00B33692">
      <w:pPr>
        <w:rPr>
          <w:del w:id="401" w:author="safwan halabi" w:date="2024-05-18T19:03:00Z" w16du:dateUtc="2024-05-18T16:03:00Z"/>
        </w:rPr>
      </w:pPr>
    </w:p>
    <w:p w14:paraId="23132E9F" w14:textId="77777777" w:rsidR="00B33692" w:rsidDel="00ED5328" w:rsidRDefault="00B33692">
      <w:pPr>
        <w:rPr>
          <w:del w:id="402" w:author="safwan halabi" w:date="2024-05-18T19:03:00Z" w16du:dateUtc="2024-05-18T16:03:00Z"/>
        </w:rPr>
      </w:pPr>
    </w:p>
    <w:p w14:paraId="23132EA0" w14:textId="77777777" w:rsidR="00B33692" w:rsidDel="00ED5328" w:rsidRDefault="00B33692">
      <w:pPr>
        <w:rPr>
          <w:del w:id="403" w:author="safwan halabi" w:date="2024-05-18T19:03:00Z" w16du:dateUtc="2024-05-18T16:03:00Z"/>
        </w:rPr>
      </w:pPr>
    </w:p>
    <w:p w14:paraId="23132EA1" w14:textId="77777777" w:rsidR="00B33692" w:rsidRDefault="00B33692">
      <w:pPr>
        <w:widowControl w:val="0"/>
        <w:tabs>
          <w:tab w:val="right" w:leader="dot" w:pos="9025"/>
        </w:tabs>
        <w:spacing w:before="60"/>
        <w:rPr>
          <w:ins w:id="404" w:author="safwan halabi" w:date="2024-05-18T19:22:00Z" w16du:dateUtc="2024-05-18T16:22:00Z"/>
        </w:rPr>
        <w:pPrChange w:id="405" w:author="safwan halabi" w:date="2024-05-19T19:23:00Z" w16du:dateUtc="2024-05-19T16:23:00Z">
          <w:pPr>
            <w:widowControl w:val="0"/>
            <w:tabs>
              <w:tab w:val="right" w:leader="dot" w:pos="9025"/>
            </w:tabs>
            <w:spacing w:before="60" w:line="240" w:lineRule="auto"/>
          </w:pPr>
        </w:pPrChange>
      </w:pPr>
    </w:p>
    <w:p w14:paraId="60DE018D" w14:textId="77777777" w:rsidR="006B42C9" w:rsidRDefault="006B42C9" w:rsidP="00ED5328">
      <w:pPr>
        <w:widowControl w:val="0"/>
        <w:tabs>
          <w:tab w:val="right" w:leader="dot" w:pos="9025"/>
        </w:tabs>
        <w:spacing w:before="60" w:line="240" w:lineRule="auto"/>
        <w:rPr>
          <w:ins w:id="406" w:author="safwan halabi" w:date="2024-05-18T19:22:00Z" w16du:dateUtc="2024-05-18T16:22:00Z"/>
        </w:rPr>
      </w:pPr>
    </w:p>
    <w:p w14:paraId="08DA9556" w14:textId="77777777" w:rsidR="006B42C9" w:rsidRDefault="006B42C9" w:rsidP="006B42C9">
      <w:pPr>
        <w:pStyle w:val="Title"/>
        <w:spacing w:before="240" w:after="240"/>
        <w:jc w:val="center"/>
        <w:rPr>
          <w:ins w:id="407" w:author="safwan halabi" w:date="2024-05-18T19:22:00Z" w16du:dateUtc="2024-05-18T16:22:00Z"/>
          <w:b/>
          <w:sz w:val="40"/>
          <w:szCs w:val="40"/>
        </w:rPr>
      </w:pPr>
      <w:ins w:id="408" w:author="safwan halabi" w:date="2024-05-18T19:22:00Z" w16du:dateUtc="2024-05-18T16:22:00Z">
        <w:r>
          <w:rPr>
            <w:b/>
            <w:sz w:val="40"/>
            <w:szCs w:val="40"/>
          </w:rPr>
          <w:t>Abstract</w:t>
        </w:r>
      </w:ins>
    </w:p>
    <w:p w14:paraId="449FC3DB" w14:textId="77777777" w:rsidR="006B42C9" w:rsidRDefault="006B42C9" w:rsidP="006B42C9">
      <w:pPr>
        <w:rPr>
          <w:ins w:id="409" w:author="safwan halabi" w:date="2024-05-18T19:22:00Z" w16du:dateUtc="2024-05-18T16:22:00Z"/>
        </w:rPr>
      </w:pPr>
      <w:ins w:id="410" w:author="safwan halabi" w:date="2024-05-18T19:22:00Z" w16du:dateUtc="2024-05-18T16:22:00Z">
        <w:r>
          <w:t>Motivated by the increasing number of undiagnosed Attention Deficit Hyperactivity Disorder (ADHD) cases, often linked to expensive traditional testing, this project presents a web application to aid in ADHD detection in children. This application employs a multi-modal approach, utilizing novel techniques like vocal and eye-tracking assessments alongside standardized caretaker questionnaires to gather comprehensive data. On the back end, a trained Artificial Intelligence model analyzes this data stored in a MongoDB instance. This model, trained on historical data from previously diagnosed children, predicts the likelihood and severity of potential ADHD symptoms in the tested child. This web application offers a potentially objective and convenient method for initial ADHD screening. By combining these novel assessments with caregiver reports, it aims to provide a more comprehensive picture of possible ADHD compared to traditional methods. Future work will involve validating the AI model's accuracy through clinical trials and potentially expanding the functionalities of the web application to further enhance its effectiveness. It's important to note that this application does not diagnose ADHD, but rather helps with detecting possible symptoms, allowing individuals to seek further professional evaluation.</w:t>
        </w:r>
      </w:ins>
    </w:p>
    <w:p w14:paraId="6A2CE380" w14:textId="77777777" w:rsidR="006B42C9" w:rsidRDefault="006B42C9">
      <w:pPr>
        <w:widowControl w:val="0"/>
        <w:tabs>
          <w:tab w:val="right" w:leader="dot" w:pos="9025"/>
        </w:tabs>
        <w:spacing w:before="60" w:line="240" w:lineRule="auto"/>
        <w:pPrChange w:id="411" w:author="safwan halabi" w:date="2024-05-18T19:03:00Z" w16du:dateUtc="2024-05-18T16:03:00Z">
          <w:pPr/>
        </w:pPrChange>
      </w:pPr>
    </w:p>
    <w:p w14:paraId="23132EA2" w14:textId="77777777" w:rsidR="00B33692" w:rsidRDefault="006D1925">
      <w:pPr>
        <w:pStyle w:val="Heading1"/>
        <w:numPr>
          <w:ilvl w:val="0"/>
          <w:numId w:val="11"/>
        </w:numPr>
      </w:pPr>
      <w:bookmarkStart w:id="412" w:name="_Toc167039063"/>
      <w:r>
        <w:t>Introduction</w:t>
      </w:r>
      <w:bookmarkEnd w:id="412"/>
    </w:p>
    <w:p w14:paraId="23132EA3" w14:textId="7A763A6F" w:rsidR="00B33692" w:rsidRPr="00E41CF2" w:rsidRDefault="00ED5328">
      <w:pPr>
        <w:pStyle w:val="Heading2"/>
      </w:pPr>
      <w:bookmarkStart w:id="413" w:name="_Toc167039064"/>
      <w:ins w:id="414" w:author="safwan halabi" w:date="2024-05-18T19:03:00Z" w16du:dateUtc="2024-05-18T16:03:00Z">
        <w:r w:rsidRPr="00E41CF2">
          <w:t xml:space="preserve">1.1 </w:t>
        </w:r>
      </w:ins>
      <w:bookmarkEnd w:id="413"/>
      <w:r w:rsidR="00EB042F">
        <w:t>Problem</w:t>
      </w:r>
    </w:p>
    <w:p w14:paraId="23132EA4" w14:textId="77777777" w:rsidR="00B33692" w:rsidRDefault="006D1925">
      <w:pPr>
        <w:spacing w:before="240" w:after="240"/>
      </w:pPr>
      <w:r>
        <w:t xml:space="preserve">ADHD (Attention Deficit Hyperactivity Disorder) and it’s less hyperactive counterpart ADD (Attention Deficit Disorder) are some of the most common neurobehavioral disorders and they are especially rampant in children, according to Golden Steps ABA around </w:t>
      </w:r>
      <w:r>
        <w:rPr>
          <w:color w:val="222222"/>
          <w:highlight w:val="white"/>
        </w:rPr>
        <w:t>5.3%</w:t>
      </w:r>
      <w:r>
        <w:t xml:space="preserve"> of children worldwide suffer from ADHD (approximately), these disorders can be extremely disruptive for these children as they grow up and could lead to devastating results yet they all usually fly under the radar until later stages in the patient’s life. </w:t>
      </w:r>
    </w:p>
    <w:p w14:paraId="23132EA5" w14:textId="77777777" w:rsidR="00B33692" w:rsidRDefault="006D1925">
      <w:pPr>
        <w:spacing w:before="240" w:after="240"/>
      </w:pPr>
      <w:r>
        <w:t xml:space="preserve">ADHD is a disease that’s characterized by 3 distinct categories of symptoms: Inattention, Hyperactivity and Impulsivity, although these 3 categories are directly linked to ADHD, clinicians and researchers are still struggling to uncover the root cause of the disorder. Each patient has specific tendencies and the severity of each symptom varies from patient to patient, but they all fall under the same umbrella, here are some common traits that ADHD patients usually share: forgetfulness, doing before thinking, getting distracted easily, difficulty attending to the details, etc. </w:t>
      </w:r>
    </w:p>
    <w:p w14:paraId="23132EA6" w14:textId="77777777" w:rsidR="00B33692" w:rsidDel="006B42C9" w:rsidRDefault="006D1925">
      <w:pPr>
        <w:spacing w:before="240" w:after="240"/>
        <w:rPr>
          <w:del w:id="415" w:author="safwan halabi" w:date="2024-05-18T19:22:00Z" w16du:dateUtc="2024-05-18T16:22:00Z"/>
        </w:rPr>
      </w:pPr>
      <w:r>
        <w:lastRenderedPageBreak/>
        <w:t>What’s reassuring about this problem is that if it was identified at an early stage, it’s possible to treat it. To quote the British National Health Service “With appropriate intervention, children with ADHD can lead normal lives”.</w:t>
      </w:r>
    </w:p>
    <w:p w14:paraId="23132EA7" w14:textId="77777777" w:rsidR="00B33692" w:rsidDel="006B42C9" w:rsidRDefault="00B33692">
      <w:pPr>
        <w:spacing w:before="240" w:after="240"/>
        <w:rPr>
          <w:del w:id="416" w:author="safwan halabi" w:date="2024-05-18T19:22:00Z" w16du:dateUtc="2024-05-18T16:22:00Z"/>
        </w:rPr>
      </w:pPr>
    </w:p>
    <w:p w14:paraId="23132EA8" w14:textId="77777777" w:rsidR="00B33692" w:rsidRDefault="00B33692" w:rsidP="006B42C9">
      <w:pPr>
        <w:spacing w:before="240" w:after="240"/>
      </w:pPr>
    </w:p>
    <w:p w14:paraId="23132EA9" w14:textId="73BD4ACC" w:rsidR="00B33692" w:rsidRPr="00E41CF2" w:rsidRDefault="00ED5328">
      <w:pPr>
        <w:pStyle w:val="Heading2"/>
      </w:pPr>
      <w:bookmarkStart w:id="417" w:name="_Toc167039065"/>
      <w:ins w:id="418" w:author="safwan halabi" w:date="2024-05-18T19:03:00Z" w16du:dateUtc="2024-05-18T16:03:00Z">
        <w:r w:rsidRPr="00E41CF2">
          <w:t xml:space="preserve">1.2 </w:t>
        </w:r>
      </w:ins>
      <w:bookmarkEnd w:id="417"/>
      <w:r w:rsidR="009B70D3">
        <w:t>Available Solutions</w:t>
      </w:r>
    </w:p>
    <w:p w14:paraId="23132EAA" w14:textId="401A8249" w:rsidR="00B33692" w:rsidDel="006B42C9" w:rsidRDefault="006D1925">
      <w:pPr>
        <w:spacing w:before="240" w:after="240"/>
        <w:rPr>
          <w:del w:id="419" w:author="safwan halabi" w:date="2024-05-18T19:22:00Z" w16du:dateUtc="2024-05-18T16:22:00Z"/>
        </w:rPr>
      </w:pPr>
      <w:r>
        <w:t xml:space="preserve">As of today, there are several ways to discover early signs of ADHD in children, and they are mostly done by a licensed professional. One of these ways is medical examination, where the family consults a medical professional, in which the child undergoes a series of check-ups potentially leading to a concise diagnosis. Another way is more of a general solution, which involves a third-party observer, usually a teacher, that monitors the child’s behavior for an extended </w:t>
      </w:r>
      <w:r w:rsidR="00CD64BD">
        <w:t>period</w:t>
      </w:r>
      <w:r>
        <w:t>, with the purpose of identifying certain behaviors that could allude to the child having symptoms of ADHD. There are also questionnaires such as Conners Rating Scale. This questionnaire asks various questions including general behavior, schoolwork and social life, and provides insights about how these symptoms affect different aspects of the child’s life such as grades, home and relationships.</w:t>
      </w:r>
    </w:p>
    <w:p w14:paraId="23132EAB" w14:textId="77777777" w:rsidR="00B33692" w:rsidRDefault="00B33692">
      <w:pPr>
        <w:spacing w:before="240" w:after="240"/>
        <w:pPrChange w:id="420" w:author="safwan halabi" w:date="2024-05-18T19:22:00Z" w16du:dateUtc="2024-05-18T16:22:00Z">
          <w:pPr/>
        </w:pPrChange>
      </w:pPr>
    </w:p>
    <w:p w14:paraId="23132EAC" w14:textId="1D34B3C1" w:rsidR="00B33692" w:rsidRPr="00E41CF2" w:rsidRDefault="00ED5328">
      <w:pPr>
        <w:pStyle w:val="Heading2"/>
      </w:pPr>
      <w:bookmarkStart w:id="421" w:name="_Toc167039066"/>
      <w:ins w:id="422" w:author="safwan halabi" w:date="2024-05-18T19:03:00Z" w16du:dateUtc="2024-05-18T16:03:00Z">
        <w:r w:rsidRPr="00E41CF2">
          <w:t xml:space="preserve">1.3 </w:t>
        </w:r>
      </w:ins>
      <w:bookmarkEnd w:id="421"/>
      <w:r w:rsidR="00E60A4C">
        <w:t>Our Solution</w:t>
      </w:r>
    </w:p>
    <w:p w14:paraId="23132EAD" w14:textId="77777777" w:rsidR="00B33692" w:rsidRDefault="006D1925">
      <w:r>
        <w:t>We plan on building a mathematically based AI model that takes in various parameters and metrics provided by the user about their child’s behavior and the model will predict whether they potentially have ADHD based on the severity of their symptoms and suggest various solutions and day-to-day habits to help children combat their sickness.</w:t>
      </w:r>
    </w:p>
    <w:p w14:paraId="23132EAE" w14:textId="77777777" w:rsidR="00B33692" w:rsidRDefault="00B33692"/>
    <w:p w14:paraId="23132EAF" w14:textId="77777777" w:rsidR="00B33692" w:rsidDel="006B42C9" w:rsidRDefault="006D1925">
      <w:pPr>
        <w:rPr>
          <w:del w:id="423" w:author="safwan halabi" w:date="2024-05-18T19:22:00Z" w16du:dateUtc="2024-05-18T16:22:00Z"/>
        </w:rPr>
      </w:pPr>
      <w:r>
        <w:t>Our aim is to provide an easy and accessible way to help families all around the world to a fair warning that could save their child from a problem that can impact most of their lives.</w:t>
      </w:r>
    </w:p>
    <w:p w14:paraId="23132EB0" w14:textId="77777777" w:rsidR="00B33692" w:rsidDel="006B42C9" w:rsidRDefault="00B33692">
      <w:pPr>
        <w:rPr>
          <w:del w:id="424" w:author="safwan halabi" w:date="2024-05-18T19:22:00Z" w16du:dateUtc="2024-05-18T16:22:00Z"/>
        </w:rPr>
      </w:pPr>
    </w:p>
    <w:p w14:paraId="23132EB1" w14:textId="77777777" w:rsidR="00B33692" w:rsidRDefault="00B33692" w:rsidP="006B42C9"/>
    <w:p w14:paraId="23132EB2" w14:textId="729CC67C" w:rsidR="00B33692" w:rsidRPr="00E41CF2" w:rsidRDefault="00ED5328">
      <w:pPr>
        <w:pStyle w:val="Heading2"/>
      </w:pPr>
      <w:bookmarkStart w:id="425" w:name="_Toc167039067"/>
      <w:ins w:id="426" w:author="safwan halabi" w:date="2024-05-18T19:03:00Z" w16du:dateUtc="2024-05-18T16:03:00Z">
        <w:r w:rsidRPr="00E41CF2">
          <w:t>1.</w:t>
        </w:r>
      </w:ins>
      <w:ins w:id="427" w:author="safwan halabi" w:date="2024-05-18T19:04:00Z" w16du:dateUtc="2024-05-18T16:04:00Z">
        <w:r w:rsidRPr="00E41CF2">
          <w:t xml:space="preserve">4 </w:t>
        </w:r>
      </w:ins>
      <w:r w:rsidR="006D1925" w:rsidRPr="00E41CF2">
        <w:t>Beneficiaries</w:t>
      </w:r>
      <w:bookmarkEnd w:id="425"/>
    </w:p>
    <w:p w14:paraId="23132EB3" w14:textId="77777777" w:rsidR="00B33692" w:rsidRDefault="006D1925">
      <w:pPr>
        <w:spacing w:before="200"/>
        <w:pPrChange w:id="428" w:author="safwan halabi" w:date="2024-05-18T18:59:00Z" w16du:dateUtc="2024-05-18T15:59:00Z">
          <w:pPr>
            <w:spacing w:before="200" w:line="360" w:lineRule="auto"/>
          </w:pPr>
        </w:pPrChange>
      </w:pPr>
      <w:r>
        <w:t>Our beneficiaries are children with undiagnosed ADHD as well as their families, our model is set to inform said families about their kids potentially having ADHD and the severity of their symptoms as well as proposing various solutions and suggesting getting tested.</w:t>
      </w:r>
    </w:p>
    <w:p w14:paraId="23132EB4" w14:textId="77777777" w:rsidR="00B33692" w:rsidDel="007D641B" w:rsidRDefault="00B33692">
      <w:pPr>
        <w:rPr>
          <w:del w:id="429" w:author="safwan halabi" w:date="2024-05-18T19:03:00Z" w16du:dateUtc="2024-05-18T16:03:00Z"/>
        </w:rPr>
      </w:pPr>
    </w:p>
    <w:p w14:paraId="4472828E" w14:textId="77777777" w:rsidR="007D641B" w:rsidRDefault="007D641B">
      <w:pPr>
        <w:rPr>
          <w:ins w:id="430" w:author="safwan halabi" w:date="2024-05-18T19:24:00Z" w16du:dateUtc="2024-05-18T16:24:00Z"/>
        </w:rPr>
      </w:pPr>
    </w:p>
    <w:p w14:paraId="1BE8D3BE" w14:textId="77777777" w:rsidR="007D641B" w:rsidRDefault="007D641B">
      <w:pPr>
        <w:rPr>
          <w:ins w:id="431" w:author="safwan halabi" w:date="2024-05-18T19:24:00Z" w16du:dateUtc="2024-05-18T16:24:00Z"/>
        </w:rPr>
      </w:pPr>
    </w:p>
    <w:p w14:paraId="7EBA14CB" w14:textId="77777777" w:rsidR="007D641B" w:rsidRDefault="007D641B">
      <w:pPr>
        <w:rPr>
          <w:ins w:id="432" w:author="safwan halabi" w:date="2024-05-18T19:24:00Z" w16du:dateUtc="2024-05-18T16:24:00Z"/>
        </w:rPr>
      </w:pPr>
    </w:p>
    <w:p w14:paraId="4F1094D9" w14:textId="77777777" w:rsidR="007D641B" w:rsidRDefault="007D641B">
      <w:pPr>
        <w:rPr>
          <w:ins w:id="433" w:author="safwan halabi" w:date="2024-05-18T19:24:00Z" w16du:dateUtc="2024-05-18T16:24:00Z"/>
        </w:rPr>
      </w:pPr>
    </w:p>
    <w:p w14:paraId="1F0AAE6C" w14:textId="77777777" w:rsidR="007D641B" w:rsidRDefault="007D641B">
      <w:pPr>
        <w:rPr>
          <w:ins w:id="434" w:author="safwan halabi" w:date="2024-05-18T19:24:00Z" w16du:dateUtc="2024-05-18T16:24:00Z"/>
        </w:rPr>
      </w:pPr>
    </w:p>
    <w:p w14:paraId="5C9FC7E6" w14:textId="77777777" w:rsidR="007D641B" w:rsidRDefault="007D641B">
      <w:pPr>
        <w:rPr>
          <w:ins w:id="435" w:author="safwan halabi" w:date="2024-05-18T19:24:00Z" w16du:dateUtc="2024-05-18T16:24:00Z"/>
        </w:rPr>
      </w:pPr>
    </w:p>
    <w:p w14:paraId="23132EB5" w14:textId="77777777" w:rsidR="00B33692" w:rsidRDefault="00B33692"/>
    <w:p w14:paraId="7CD51528" w14:textId="77777777" w:rsidR="00161094" w:rsidDel="00ED5328" w:rsidRDefault="00161094">
      <w:pPr>
        <w:rPr>
          <w:del w:id="436" w:author="safwan halabi" w:date="2024-05-18T19:03:00Z" w16du:dateUtc="2024-05-18T16:03:00Z"/>
        </w:rPr>
      </w:pPr>
    </w:p>
    <w:p w14:paraId="23132EB6" w14:textId="77777777" w:rsidR="00B33692" w:rsidDel="00ED5328" w:rsidRDefault="00B33692">
      <w:pPr>
        <w:rPr>
          <w:del w:id="437" w:author="safwan halabi" w:date="2024-05-18T19:03:00Z" w16du:dateUtc="2024-05-18T16:03:00Z"/>
        </w:rPr>
      </w:pPr>
    </w:p>
    <w:p w14:paraId="23132EB7" w14:textId="77777777" w:rsidR="00B33692" w:rsidDel="00ED5328" w:rsidRDefault="00B33692">
      <w:pPr>
        <w:rPr>
          <w:del w:id="438" w:author="safwan halabi" w:date="2024-05-18T19:03:00Z" w16du:dateUtc="2024-05-18T16:03:00Z"/>
        </w:rPr>
      </w:pPr>
    </w:p>
    <w:p w14:paraId="23132EB8" w14:textId="77777777" w:rsidR="00B33692" w:rsidDel="00ED5328" w:rsidRDefault="00B33692">
      <w:pPr>
        <w:rPr>
          <w:del w:id="439" w:author="safwan halabi" w:date="2024-05-18T19:03:00Z" w16du:dateUtc="2024-05-18T16:03:00Z"/>
        </w:rPr>
      </w:pPr>
    </w:p>
    <w:p w14:paraId="23132EB9" w14:textId="77777777" w:rsidR="00B33692" w:rsidDel="00ED5328" w:rsidRDefault="00B33692">
      <w:pPr>
        <w:rPr>
          <w:del w:id="440" w:author="safwan halabi" w:date="2024-05-18T19:03:00Z" w16du:dateUtc="2024-05-18T16:03:00Z"/>
        </w:rPr>
      </w:pPr>
    </w:p>
    <w:p w14:paraId="23132EBA" w14:textId="77777777" w:rsidR="00B33692" w:rsidDel="00ED5328" w:rsidRDefault="00B33692">
      <w:pPr>
        <w:rPr>
          <w:del w:id="441" w:author="safwan halabi" w:date="2024-05-18T19:03:00Z" w16du:dateUtc="2024-05-18T16:03:00Z"/>
        </w:rPr>
      </w:pPr>
    </w:p>
    <w:p w14:paraId="23132EBB" w14:textId="77777777" w:rsidR="00B33692" w:rsidDel="00ED5328" w:rsidRDefault="00B33692">
      <w:pPr>
        <w:rPr>
          <w:del w:id="442" w:author="safwan halabi" w:date="2024-05-18T19:03:00Z" w16du:dateUtc="2024-05-18T16:03:00Z"/>
        </w:rPr>
      </w:pPr>
    </w:p>
    <w:p w14:paraId="23132EBC" w14:textId="77777777" w:rsidR="00B33692" w:rsidDel="00ED5328" w:rsidRDefault="00B33692">
      <w:pPr>
        <w:rPr>
          <w:del w:id="443" w:author="safwan halabi" w:date="2024-05-18T19:03:00Z" w16du:dateUtc="2024-05-18T16:03:00Z"/>
        </w:rPr>
      </w:pPr>
    </w:p>
    <w:p w14:paraId="23132EBD" w14:textId="77777777" w:rsidR="00B33692" w:rsidDel="00ED5328" w:rsidRDefault="00B33692">
      <w:pPr>
        <w:rPr>
          <w:del w:id="444" w:author="safwan halabi" w:date="2024-05-18T19:03:00Z" w16du:dateUtc="2024-05-18T16:03:00Z"/>
        </w:rPr>
      </w:pPr>
    </w:p>
    <w:p w14:paraId="23132EBE" w14:textId="77777777" w:rsidR="00B33692" w:rsidDel="00ED5328" w:rsidRDefault="00B33692">
      <w:pPr>
        <w:rPr>
          <w:del w:id="445" w:author="safwan halabi" w:date="2024-05-18T19:03:00Z" w16du:dateUtc="2024-05-18T16:03:00Z"/>
        </w:rPr>
      </w:pPr>
    </w:p>
    <w:p w14:paraId="23132EBF" w14:textId="77777777" w:rsidR="00B33692" w:rsidDel="00ED5328" w:rsidRDefault="00B33692">
      <w:pPr>
        <w:rPr>
          <w:del w:id="446" w:author="safwan halabi" w:date="2024-05-18T19:03:00Z" w16du:dateUtc="2024-05-18T16:03:00Z"/>
        </w:rPr>
      </w:pPr>
    </w:p>
    <w:p w14:paraId="23132EC0" w14:textId="77777777" w:rsidR="00B33692" w:rsidDel="00ED5328" w:rsidRDefault="00B33692">
      <w:pPr>
        <w:rPr>
          <w:del w:id="447" w:author="safwan halabi" w:date="2024-05-18T19:03:00Z" w16du:dateUtc="2024-05-18T16:03:00Z"/>
        </w:rPr>
      </w:pPr>
    </w:p>
    <w:p w14:paraId="23132EC1" w14:textId="77777777" w:rsidR="00B33692" w:rsidDel="00ED5328" w:rsidRDefault="00B33692">
      <w:pPr>
        <w:rPr>
          <w:del w:id="448" w:author="safwan halabi" w:date="2024-05-18T19:03:00Z" w16du:dateUtc="2024-05-18T16:03:00Z"/>
        </w:rPr>
      </w:pPr>
    </w:p>
    <w:p w14:paraId="23132EC2" w14:textId="77777777" w:rsidR="00B33692" w:rsidDel="00ED5328" w:rsidRDefault="00B33692">
      <w:pPr>
        <w:rPr>
          <w:del w:id="449" w:author="safwan halabi" w:date="2024-05-18T19:03:00Z" w16du:dateUtc="2024-05-18T16:03:00Z"/>
        </w:rPr>
      </w:pPr>
    </w:p>
    <w:p w14:paraId="23132EC3" w14:textId="77777777" w:rsidR="00B33692" w:rsidDel="00ED5328" w:rsidRDefault="00B33692">
      <w:pPr>
        <w:rPr>
          <w:del w:id="450" w:author="safwan halabi" w:date="2024-05-18T19:03:00Z" w16du:dateUtc="2024-05-18T16:03:00Z"/>
        </w:rPr>
      </w:pPr>
    </w:p>
    <w:p w14:paraId="23132EC4" w14:textId="77777777" w:rsidR="00B33692" w:rsidDel="00ED5328" w:rsidRDefault="00B33692">
      <w:pPr>
        <w:rPr>
          <w:del w:id="451" w:author="safwan halabi" w:date="2024-05-18T19:03:00Z" w16du:dateUtc="2024-05-18T16:03:00Z"/>
        </w:rPr>
      </w:pPr>
    </w:p>
    <w:p w14:paraId="23132EC5" w14:textId="77777777" w:rsidR="00B33692" w:rsidDel="00ED5328" w:rsidRDefault="00B33692">
      <w:pPr>
        <w:rPr>
          <w:del w:id="452" w:author="safwan halabi" w:date="2024-05-18T19:03:00Z" w16du:dateUtc="2024-05-18T16:03:00Z"/>
        </w:rPr>
      </w:pPr>
    </w:p>
    <w:p w14:paraId="23132EC6" w14:textId="77777777" w:rsidR="00B33692" w:rsidDel="00ED5328" w:rsidRDefault="00B33692">
      <w:pPr>
        <w:rPr>
          <w:del w:id="453" w:author="safwan halabi" w:date="2024-05-18T19:03:00Z" w16du:dateUtc="2024-05-18T16:03:00Z"/>
        </w:rPr>
      </w:pPr>
    </w:p>
    <w:p w14:paraId="23132EC7" w14:textId="77777777" w:rsidR="00B33692" w:rsidDel="00ED5328" w:rsidRDefault="00B33692">
      <w:pPr>
        <w:rPr>
          <w:del w:id="454" w:author="safwan halabi" w:date="2024-05-18T19:03:00Z" w16du:dateUtc="2024-05-18T16:03:00Z"/>
        </w:rPr>
      </w:pPr>
    </w:p>
    <w:p w14:paraId="23132EC8" w14:textId="77777777" w:rsidR="00B33692" w:rsidDel="00ED5328" w:rsidRDefault="00B33692">
      <w:pPr>
        <w:rPr>
          <w:del w:id="455" w:author="safwan halabi" w:date="2024-05-18T19:03:00Z" w16du:dateUtc="2024-05-18T16:03:00Z"/>
        </w:rPr>
      </w:pPr>
    </w:p>
    <w:p w14:paraId="23132EC9" w14:textId="77777777" w:rsidR="00B33692" w:rsidDel="00ED5328" w:rsidRDefault="00B33692">
      <w:pPr>
        <w:rPr>
          <w:del w:id="456" w:author="safwan halabi" w:date="2024-05-18T19:03:00Z" w16du:dateUtc="2024-05-18T16:03:00Z"/>
        </w:rPr>
      </w:pPr>
    </w:p>
    <w:p w14:paraId="23132ECA" w14:textId="77777777" w:rsidR="00B33692" w:rsidDel="00ED5328" w:rsidRDefault="00B33692">
      <w:pPr>
        <w:rPr>
          <w:del w:id="457" w:author="safwan halabi" w:date="2024-05-18T19:03:00Z" w16du:dateUtc="2024-05-18T16:03:00Z"/>
        </w:rPr>
      </w:pPr>
    </w:p>
    <w:p w14:paraId="23132ECB" w14:textId="77777777" w:rsidR="00B33692" w:rsidDel="00ED5328" w:rsidRDefault="00B33692">
      <w:pPr>
        <w:rPr>
          <w:del w:id="458" w:author="safwan halabi" w:date="2024-05-18T19:03:00Z" w16du:dateUtc="2024-05-18T16:03:00Z"/>
        </w:rPr>
      </w:pPr>
    </w:p>
    <w:p w14:paraId="23132ECC" w14:textId="77777777" w:rsidR="00B33692" w:rsidDel="00ED5328" w:rsidRDefault="00B33692">
      <w:pPr>
        <w:rPr>
          <w:del w:id="459" w:author="safwan halabi" w:date="2024-05-18T19:03:00Z" w16du:dateUtc="2024-05-18T16:03:00Z"/>
        </w:rPr>
      </w:pPr>
    </w:p>
    <w:p w14:paraId="23132ECD" w14:textId="77777777" w:rsidR="00B33692" w:rsidDel="00ED5328" w:rsidRDefault="00B33692">
      <w:pPr>
        <w:rPr>
          <w:del w:id="460" w:author="safwan halabi" w:date="2024-05-18T19:03:00Z" w16du:dateUtc="2024-05-18T16:03:00Z"/>
        </w:rPr>
      </w:pPr>
    </w:p>
    <w:p w14:paraId="4DE9D56C" w14:textId="77777777" w:rsidR="00CA1457" w:rsidRDefault="00CA1457"/>
    <w:p w14:paraId="23132ECF" w14:textId="77777777" w:rsidR="00B33692" w:rsidRDefault="006D1925">
      <w:pPr>
        <w:pStyle w:val="Heading1"/>
        <w:numPr>
          <w:ilvl w:val="0"/>
          <w:numId w:val="11"/>
        </w:numPr>
      </w:pPr>
      <w:bookmarkStart w:id="461" w:name="_Toc167039068"/>
      <w:r>
        <w:lastRenderedPageBreak/>
        <w:t>Background</w:t>
      </w:r>
      <w:bookmarkEnd w:id="461"/>
    </w:p>
    <w:p w14:paraId="23132ED0" w14:textId="77777777" w:rsidR="00B33692" w:rsidRPr="00E41CF2" w:rsidRDefault="006D1925">
      <w:pPr>
        <w:pStyle w:val="Heading2"/>
        <w:spacing w:before="120"/>
        <w:rPr>
          <w:rPrChange w:id="462" w:author="safwan halabi" w:date="2024-05-18T19:09:00Z" w16du:dateUtc="2024-05-18T16:09:00Z">
            <w:rPr>
              <w:sz w:val="28"/>
              <w:szCs w:val="28"/>
            </w:rPr>
          </w:rPrChange>
        </w:rPr>
      </w:pPr>
      <w:bookmarkStart w:id="463" w:name="_Toc167039069"/>
      <w:r w:rsidRPr="00E41CF2">
        <w:rPr>
          <w:rPrChange w:id="464" w:author="safwan halabi" w:date="2024-05-18T19:09:00Z" w16du:dateUtc="2024-05-18T16:09:00Z">
            <w:rPr>
              <w:sz w:val="28"/>
              <w:szCs w:val="28"/>
            </w:rPr>
          </w:rPrChange>
        </w:rPr>
        <w:t>2.1. Symptom Detection</w:t>
      </w:r>
      <w:bookmarkEnd w:id="463"/>
    </w:p>
    <w:p w14:paraId="23132ED1" w14:textId="6004EE76" w:rsidR="00B33692" w:rsidRDefault="006D1925">
      <w:r>
        <w:t>Throughout the years doctors and medical professionals have developed several methodologies to detect possible ADHD symptoms, many of which were questionnaires and simple tests conducted by therapists to both the patients and their parents</w:t>
      </w:r>
      <w:r w:rsidRPr="00C07ABF">
        <w:rPr>
          <w:vertAlign w:val="superscript"/>
        </w:rPr>
        <w:t>[18]</w:t>
      </w:r>
      <w:r>
        <w:t>. It’s highly recommended for parents to be educated about the disorder and its symptoms</w:t>
      </w:r>
      <w:r w:rsidRPr="00C07ABF">
        <w:rPr>
          <w:vertAlign w:val="superscript"/>
        </w:rPr>
        <w:t>[2]</w:t>
      </w:r>
      <w:r>
        <w:t>, thus increasing the probability of detecting these symptoms in their children, which could help with treating the child at an early stage.</w:t>
      </w:r>
    </w:p>
    <w:p w14:paraId="23132ED2" w14:textId="77777777" w:rsidR="00B33692" w:rsidRDefault="006D1925">
      <w:r>
        <w:t>ADHD symptoms are observed in 4 different domains:</w:t>
      </w:r>
    </w:p>
    <w:p w14:paraId="23132ED3" w14:textId="77777777" w:rsidR="00B33692" w:rsidRDefault="00B33692"/>
    <w:p w14:paraId="23132ED4" w14:textId="77777777" w:rsidR="00B33692" w:rsidRPr="001F6B59" w:rsidRDefault="006D1925">
      <w:pPr>
        <w:pStyle w:val="Heading3"/>
        <w:spacing w:before="80"/>
        <w:rPr>
          <w:color w:val="auto"/>
        </w:rPr>
      </w:pPr>
      <w:bookmarkStart w:id="465" w:name="_Toc167039070"/>
      <w:r w:rsidRPr="001F6B59">
        <w:rPr>
          <w:color w:val="auto"/>
        </w:rPr>
        <w:t>2.1.1 Behavior:</w:t>
      </w:r>
      <w:bookmarkEnd w:id="465"/>
    </w:p>
    <w:p w14:paraId="23132ED5" w14:textId="539D1E86" w:rsidR="00B33692" w:rsidRDefault="006D1925">
      <w:r>
        <w:t>There are various behavioral trends that ADHD patients commonly exhibit. One of them is inability to pay attention for a set amount of time. Other common symptoms include constantly feeling the need to do physical activities, not thinking before doing, talking too much, inability to wait their turn and more</w:t>
      </w:r>
      <w:r w:rsidRPr="00C07ABF">
        <w:rPr>
          <w:vertAlign w:val="superscript"/>
        </w:rPr>
        <w:t>[14]</w:t>
      </w:r>
      <w:r>
        <w:t xml:space="preserve">. </w:t>
      </w:r>
    </w:p>
    <w:p w14:paraId="23132ED6" w14:textId="1AFAE9C7" w:rsidR="00B33692" w:rsidRDefault="006D1925">
      <w:r>
        <w:t>Such symptoms shouldn’t be taken at face value, considering ADHD’s known comorbidity with other psychiatric conditions such as depression, anxiety, learning and conduct disorders</w:t>
      </w:r>
      <w:r w:rsidRPr="00C07ABF">
        <w:rPr>
          <w:vertAlign w:val="superscript"/>
        </w:rPr>
        <w:t>[12]</w:t>
      </w:r>
      <w:r>
        <w:t>. Approximately 60% of patients with ADHD have other impairments as well</w:t>
      </w:r>
      <w:r w:rsidRPr="00C07ABF">
        <w:rPr>
          <w:vertAlign w:val="superscript"/>
        </w:rPr>
        <w:t>[16]</w:t>
      </w:r>
      <w:r>
        <w:t>. As a result, patients often require the help of a trained professional as well as comprehensive tests to successfully be diagnosed and attribute the symptoms to ADHD.</w:t>
      </w:r>
    </w:p>
    <w:p w14:paraId="23132ED7" w14:textId="77777777" w:rsidR="00B33692" w:rsidRDefault="00B33692"/>
    <w:p w14:paraId="23132ED8" w14:textId="77777777" w:rsidR="00B33692" w:rsidRPr="001F6B59" w:rsidRDefault="006D1925">
      <w:pPr>
        <w:pStyle w:val="Heading3"/>
        <w:spacing w:before="80"/>
        <w:rPr>
          <w:color w:val="auto"/>
        </w:rPr>
      </w:pPr>
      <w:bookmarkStart w:id="466" w:name="_Toc167039071"/>
      <w:r w:rsidRPr="001F6B59">
        <w:rPr>
          <w:color w:val="auto"/>
        </w:rPr>
        <w:t>2.1.2 Environment:</w:t>
      </w:r>
      <w:bookmarkEnd w:id="466"/>
    </w:p>
    <w:p w14:paraId="23132ED9" w14:textId="26E72D65" w:rsidR="00B33692" w:rsidRDefault="006D1925">
      <w:r>
        <w:t>Environmental variables play a pivotal role in the development of ADHD, research papers</w:t>
      </w:r>
      <w:r w:rsidRPr="00C07ABF">
        <w:rPr>
          <w:vertAlign w:val="superscript"/>
        </w:rPr>
        <w:t>[16,17]</w:t>
      </w:r>
      <w:r>
        <w:t xml:space="preserve"> show us that parameters as exposure to toxins during childhood, cigarette smoking, and socio-economic status were found to be potential factors in developing ADHD, as well as parents’ behavior and clinical status which were found to be potential factors in developing ADHD as a child.</w:t>
      </w:r>
    </w:p>
    <w:p w14:paraId="23132EDA" w14:textId="77777777" w:rsidR="00B33692" w:rsidRDefault="00B33692"/>
    <w:p w14:paraId="23132EDB" w14:textId="77777777" w:rsidR="00B33692" w:rsidRPr="001F6B59" w:rsidRDefault="006D1925">
      <w:pPr>
        <w:pStyle w:val="Heading3"/>
        <w:rPr>
          <w:color w:val="auto"/>
        </w:rPr>
      </w:pPr>
      <w:bookmarkStart w:id="467" w:name="_Toc167039072"/>
      <w:r w:rsidRPr="001F6B59">
        <w:rPr>
          <w:color w:val="auto"/>
        </w:rPr>
        <w:t>2.1.3 Vocal Characteristics:</w:t>
      </w:r>
      <w:bookmarkEnd w:id="467"/>
    </w:p>
    <w:p w14:paraId="23132EDC" w14:textId="21E8F08C" w:rsidR="00B33692" w:rsidRDefault="006D1925">
      <w:r>
        <w:t>Children with ADHD significantly show signs of vocal hyperactivity, and have more hoarseness, excessive emission of breath, and straining in their voice</w:t>
      </w:r>
      <w:r w:rsidRPr="00C07ABF">
        <w:rPr>
          <w:vertAlign w:val="superscript"/>
        </w:rPr>
        <w:t>[1,3,5,10,13]</w:t>
      </w:r>
      <w:r>
        <w:t>. Moreover, it has been shown that ADHD is a risk factor for development for vocal fold nodules</w:t>
      </w:r>
      <w:r w:rsidRPr="00C07ABF">
        <w:rPr>
          <w:vertAlign w:val="superscript"/>
        </w:rPr>
        <w:t>[14]</w:t>
      </w:r>
      <w:r>
        <w:t>. Therefore, children with ADHD should undergo a multimodal management plan accompanied by vocal therapy</w:t>
      </w:r>
      <w:r w:rsidRPr="00C07ABF">
        <w:rPr>
          <w:vertAlign w:val="superscript"/>
        </w:rPr>
        <w:t>[14]</w:t>
      </w:r>
      <w:r>
        <w:t>.</w:t>
      </w:r>
    </w:p>
    <w:p w14:paraId="23132EDD" w14:textId="77777777" w:rsidR="00B33692" w:rsidRDefault="00B33692"/>
    <w:p w14:paraId="23132EDE" w14:textId="0060EE73" w:rsidR="00B33692" w:rsidRDefault="006D1925">
      <w:r>
        <w:t>It has been shown that ADHD is a risk factor for development for vocal fold nodules</w:t>
      </w:r>
      <w:r w:rsidRPr="00C07ABF">
        <w:rPr>
          <w:vertAlign w:val="superscript"/>
        </w:rPr>
        <w:t>[14]</w:t>
      </w:r>
      <w:r>
        <w:t xml:space="preserve">. Nodules are characterized by bilateral thickening at the junction of the anterior and middle thirds of the vocal folds. Histological analyses of vocal fold nodules have revealed proliferation of the epithelial layers, thickening of the basal membrane and the presence of fibronectin in the superficial layer of the lamina propria. </w:t>
      </w:r>
    </w:p>
    <w:p w14:paraId="23132EDF" w14:textId="77777777" w:rsidR="00B33692" w:rsidRPr="001F6B59" w:rsidRDefault="006D1925">
      <w:pPr>
        <w:pStyle w:val="Heading3"/>
        <w:rPr>
          <w:color w:val="auto"/>
        </w:rPr>
      </w:pPr>
      <w:bookmarkStart w:id="468" w:name="_Toc167039073"/>
      <w:r w:rsidRPr="001F6B59">
        <w:rPr>
          <w:color w:val="auto"/>
        </w:rPr>
        <w:lastRenderedPageBreak/>
        <w:t>2.1.4 Eye Movement/Eye-Tracking:</w:t>
      </w:r>
      <w:bookmarkEnd w:id="468"/>
    </w:p>
    <w:p w14:paraId="23132EE0" w14:textId="53558AE4" w:rsidR="00B33692" w:rsidRDefault="006D1925">
      <w:r>
        <w:t>Studies</w:t>
      </w:r>
      <w:r w:rsidRPr="00C07ABF">
        <w:rPr>
          <w:vertAlign w:val="superscript"/>
        </w:rPr>
        <w:t>[7,8]</w:t>
      </w:r>
      <w:r>
        <w:t xml:space="preserve"> concluded that eye movements could be a viable metric to determine the severity of symptoms, especially inattention and hyperactivity. Moreover, integrating eye-tracking tests lead to more accurate results in terms of diagnosis</w:t>
      </w:r>
      <w:r w:rsidRPr="00C07ABF">
        <w:rPr>
          <w:vertAlign w:val="superscript"/>
        </w:rPr>
        <w:t>[7,8]</w:t>
      </w:r>
      <w:r>
        <w:t>.</w:t>
      </w:r>
    </w:p>
    <w:p w14:paraId="23132EE1" w14:textId="13BE2D44" w:rsidR="00B33692" w:rsidRDefault="006D1925">
      <w:r>
        <w:t>One eye tracking test is called “The Fixation Task, Continuous Inhibition and Selective Attention”, which showed a clear distinction between ADHD patients and the Healthy Control Groups</w:t>
      </w:r>
      <w:r w:rsidRPr="00C07ABF">
        <w:rPr>
          <w:vertAlign w:val="superscript"/>
        </w:rPr>
        <w:t>[7,8]</w:t>
      </w:r>
      <w:r>
        <w:t xml:space="preserve">. In </w:t>
      </w:r>
      <w:r>
        <w:rPr>
          <w:i/>
        </w:rPr>
        <w:t>The Fixation Task</w:t>
      </w:r>
      <w:r>
        <w:t xml:space="preserve"> the patient fixates on a specific point while providing him various distractions. The purpose of it is to test how many times did the patient’s pupils move towards these distractions.</w:t>
      </w:r>
    </w:p>
    <w:p w14:paraId="23132EE2" w14:textId="77777777" w:rsidR="00B33692" w:rsidRDefault="006D1925">
      <w:r>
        <w:t>Two other meaningful tests are (1) “Continuous Inhibition” in which the patient presses a button when he sees any figure, except a pre-determined specific figure (I.E. the shape X), at the center of the monitor. The test will count wrong pressings. And (2) “Selective Attention” in which the patient presses a button quickly when they see a circle figure at the center of the monitor. The test with track the reaction time.</w:t>
      </w:r>
    </w:p>
    <w:p w14:paraId="23132EE3" w14:textId="77777777" w:rsidR="00B33692" w:rsidRDefault="00B33692"/>
    <w:p w14:paraId="23132EE4" w14:textId="77777777" w:rsidR="00B33692" w:rsidRPr="00E41CF2" w:rsidRDefault="006D1925">
      <w:pPr>
        <w:pStyle w:val="Heading2"/>
        <w:spacing w:before="120"/>
        <w:rPr>
          <w:rPrChange w:id="469" w:author="safwan halabi" w:date="2024-05-18T19:09:00Z" w16du:dateUtc="2024-05-18T16:09:00Z">
            <w:rPr>
              <w:sz w:val="28"/>
              <w:szCs w:val="28"/>
            </w:rPr>
          </w:rPrChange>
        </w:rPr>
      </w:pPr>
      <w:bookmarkStart w:id="470" w:name="_Toc167039074"/>
      <w:r w:rsidRPr="00E41CF2">
        <w:rPr>
          <w:rPrChange w:id="471" w:author="safwan halabi" w:date="2024-05-18T19:09:00Z" w16du:dateUtc="2024-05-18T16:09:00Z">
            <w:rPr>
              <w:sz w:val="28"/>
              <w:szCs w:val="28"/>
            </w:rPr>
          </w:rPrChange>
        </w:rPr>
        <w:t>2.2. Gender</w:t>
      </w:r>
      <w:bookmarkEnd w:id="470"/>
    </w:p>
    <w:p w14:paraId="23132EE5" w14:textId="77777777" w:rsidR="00B33692" w:rsidRDefault="006D1925">
      <w:r>
        <w:t>Studies have found that boys and girls who suffer from ADHD behave differently. Therefore, a different approach is required for dealing with a child, whether we are trying to detect symptoms or trying to help them.</w:t>
      </w:r>
    </w:p>
    <w:p w14:paraId="23132EE6" w14:textId="4C4626C9" w:rsidR="00B33692" w:rsidRDefault="006D1925">
      <w:r>
        <w:t>ADHD is more frequently diagnosed in males. Females with ADHD had better and more accurate self-reports about symptoms while boys with ADHD were more accurate with an external report (a parent or teacher filed a symptom report for them)</w:t>
      </w:r>
      <w:r w:rsidRPr="00C07ABF">
        <w:rPr>
          <w:vertAlign w:val="superscript"/>
        </w:rPr>
        <w:t>[15]</w:t>
      </w:r>
      <w:r>
        <w:t>, Boys tend to have more externalizing symptoms while girls have more internalizing symptoms</w:t>
      </w:r>
      <w:r w:rsidRPr="00C07ABF">
        <w:rPr>
          <w:vertAlign w:val="superscript"/>
        </w:rPr>
        <w:t>[14]</w:t>
      </w:r>
      <w:r>
        <w:t xml:space="preserve"> what cause to girls be underdiagnosed compared to boys</w:t>
      </w:r>
      <w:r w:rsidRPr="00C07ABF">
        <w:rPr>
          <w:vertAlign w:val="superscript"/>
        </w:rPr>
        <w:t>[15]</w:t>
      </w:r>
      <w:r>
        <w:t>.</w:t>
      </w:r>
    </w:p>
    <w:p w14:paraId="23132EE7" w14:textId="77777777" w:rsidR="00B33692" w:rsidRDefault="00B33692"/>
    <w:p w14:paraId="23132EE8" w14:textId="77777777" w:rsidR="00B33692" w:rsidRPr="00E41CF2" w:rsidRDefault="006D1925">
      <w:pPr>
        <w:pStyle w:val="Heading2"/>
        <w:spacing w:before="120"/>
        <w:rPr>
          <w:rPrChange w:id="472" w:author="safwan halabi" w:date="2024-05-18T19:09:00Z" w16du:dateUtc="2024-05-18T16:09:00Z">
            <w:rPr>
              <w:sz w:val="28"/>
              <w:szCs w:val="28"/>
            </w:rPr>
          </w:rPrChange>
        </w:rPr>
      </w:pPr>
      <w:bookmarkStart w:id="473" w:name="_Toc167039075"/>
      <w:r w:rsidRPr="00E41CF2">
        <w:rPr>
          <w:rPrChange w:id="474" w:author="safwan halabi" w:date="2024-05-18T19:09:00Z" w16du:dateUtc="2024-05-18T16:09:00Z">
            <w:rPr>
              <w:sz w:val="28"/>
              <w:szCs w:val="28"/>
            </w:rPr>
          </w:rPrChange>
        </w:rPr>
        <w:t>2.3. Treatment</w:t>
      </w:r>
      <w:bookmarkEnd w:id="473"/>
    </w:p>
    <w:p w14:paraId="23132EE9" w14:textId="629ECD60" w:rsidR="00B33692" w:rsidRDefault="006D1925">
      <w:r>
        <w:t>Educating people about ADHD is a crucial step for a treatment. It’s highly recommended for parents, along with school staff, to be aware to ADHD symptoms and referring them to a professional at an early stage which is essential</w:t>
      </w:r>
      <w:r w:rsidRPr="00C07ABF">
        <w:rPr>
          <w:vertAlign w:val="superscript"/>
        </w:rPr>
        <w:t>[4, 11]</w:t>
      </w:r>
      <w:r>
        <w:t>. Studies have shown that the optimal treatment of ADHD is a multimodal approach consisting of medication and behavioral therapy</w:t>
      </w:r>
      <w:r w:rsidRPr="00C07ABF">
        <w:rPr>
          <w:vertAlign w:val="superscript"/>
        </w:rPr>
        <w:t>[4,11,12,14]</w:t>
      </w:r>
      <w:r>
        <w:t xml:space="preserve">. </w:t>
      </w:r>
      <w:r>
        <w:tab/>
      </w:r>
    </w:p>
    <w:p w14:paraId="23132EEA" w14:textId="77777777" w:rsidR="00B33692" w:rsidRPr="001F6B59" w:rsidRDefault="006D1925">
      <w:pPr>
        <w:pStyle w:val="Heading3"/>
        <w:rPr>
          <w:color w:val="auto"/>
        </w:rPr>
      </w:pPr>
      <w:bookmarkStart w:id="475" w:name="_Toc167039076"/>
      <w:r w:rsidRPr="001F6B59">
        <w:rPr>
          <w:color w:val="auto"/>
        </w:rPr>
        <w:t>2.3.1 Medication</w:t>
      </w:r>
      <w:bookmarkEnd w:id="475"/>
    </w:p>
    <w:p w14:paraId="23132EEB" w14:textId="20DFBDEB" w:rsidR="00B33692" w:rsidRDefault="006D1925">
      <w:r>
        <w:t>Stimulants are used for the treatment of ADHD and are generally considered as safe medications. Clinicians begin with a low dose of medication and titrate upward, depending on the patient’s response to the drug</w:t>
      </w:r>
      <w:r w:rsidRPr="00C07ABF">
        <w:rPr>
          <w:vertAlign w:val="superscript"/>
        </w:rPr>
        <w:t>[4]</w:t>
      </w:r>
      <w:r>
        <w:t>. At least 80% of children will respond to one of the suggested stimulants (Ritalin, Methylin, Concentra, Adderall etc.) if they are tried in a systematic way</w:t>
      </w:r>
      <w:r w:rsidRPr="00C07ABF">
        <w:rPr>
          <w:vertAlign w:val="superscript"/>
        </w:rPr>
        <w:t>[4]</w:t>
      </w:r>
      <w:r>
        <w:t xml:space="preserve">. Although medications tremendously help with the treatment, many studies of stimulants have been short term. </w:t>
      </w:r>
    </w:p>
    <w:p w14:paraId="23132EEC" w14:textId="77777777" w:rsidR="00B33692" w:rsidRPr="001F6B59" w:rsidRDefault="006D1925">
      <w:pPr>
        <w:pStyle w:val="Heading3"/>
        <w:rPr>
          <w:color w:val="auto"/>
        </w:rPr>
      </w:pPr>
      <w:bookmarkStart w:id="476" w:name="_Toc167039077"/>
      <w:r w:rsidRPr="001F6B59">
        <w:rPr>
          <w:color w:val="auto"/>
        </w:rPr>
        <w:t>2.3.2 Behavior therapy</w:t>
      </w:r>
      <w:bookmarkEnd w:id="476"/>
    </w:p>
    <w:p w14:paraId="23132EED" w14:textId="77777777" w:rsidR="00B33692" w:rsidRDefault="006D1925">
      <w:r>
        <w:t xml:space="preserve">A broad set of interventions that have a common goal of modifying the physical and social environment to alter or change behavior. It’s usually implemented by including the parents </w:t>
      </w:r>
      <w:r>
        <w:lastRenderedPageBreak/>
        <w:t>and teachers. Parent training improves the parent’s understanding of the child’s behavior and helps them deal with difficulties posed by ADHD. Classroom management also may improve a child's behavior and begins with increasing the structure of activities: systematic rewards and consequences. Behavior therapy has been demonstrated to be effective only while it is implemented and maintained.</w:t>
      </w:r>
    </w:p>
    <w:p w14:paraId="23132EEE" w14:textId="77777777" w:rsidR="00B33692" w:rsidRDefault="00B33692"/>
    <w:p w14:paraId="23132EEF" w14:textId="77777777" w:rsidR="00B33692" w:rsidRPr="00E41CF2" w:rsidRDefault="006D1925">
      <w:pPr>
        <w:pStyle w:val="Heading2"/>
        <w:spacing w:before="120"/>
        <w:rPr>
          <w:rPrChange w:id="477" w:author="safwan halabi" w:date="2024-05-18T19:09:00Z" w16du:dateUtc="2024-05-18T16:09:00Z">
            <w:rPr>
              <w:sz w:val="28"/>
              <w:szCs w:val="28"/>
            </w:rPr>
          </w:rPrChange>
        </w:rPr>
      </w:pPr>
      <w:bookmarkStart w:id="478" w:name="_Toc167039078"/>
      <w:r w:rsidRPr="00E41CF2">
        <w:rPr>
          <w:rPrChange w:id="479" w:author="safwan halabi" w:date="2024-05-18T19:09:00Z" w16du:dateUtc="2024-05-18T16:09:00Z">
            <w:rPr>
              <w:sz w:val="28"/>
              <w:szCs w:val="28"/>
            </w:rPr>
          </w:rPrChange>
        </w:rPr>
        <w:t>2.4. Risks</w:t>
      </w:r>
      <w:bookmarkEnd w:id="478"/>
    </w:p>
    <w:p w14:paraId="23132EF0" w14:textId="77777777" w:rsidR="00B33692" w:rsidRDefault="006D1925" w:rsidP="00E62738">
      <w:r>
        <w:t xml:space="preserve">There are potential risks associated with both the presence of ADHD and the process of diagnosing ADHD. </w:t>
      </w:r>
    </w:p>
    <w:p w14:paraId="23132EF1" w14:textId="77777777" w:rsidR="00B33692" w:rsidRDefault="00B33692" w:rsidP="00E62738"/>
    <w:p w14:paraId="23132EF2" w14:textId="77777777" w:rsidR="00B33692" w:rsidRPr="001F6B59" w:rsidRDefault="006D1925">
      <w:pPr>
        <w:pStyle w:val="Heading3"/>
        <w:rPr>
          <w:color w:val="auto"/>
        </w:rPr>
      </w:pPr>
      <w:bookmarkStart w:id="480" w:name="_Toc167039079"/>
      <w:r w:rsidRPr="001F6B59">
        <w:rPr>
          <w:color w:val="auto"/>
        </w:rPr>
        <w:t>2.4.1 Risks of symptom detection</w:t>
      </w:r>
      <w:bookmarkEnd w:id="480"/>
    </w:p>
    <w:p w14:paraId="23132EF3" w14:textId="4285A276" w:rsidR="00B33692" w:rsidRDefault="006D1925">
      <w:r>
        <w:t>As mentioned above, there are various risks with ADHD symptom detection, most notably is “misdiagnosis”. ADHD is commonly comorbid with other mental conditions such as anxiety and depression. A long-term observation of a child's behavior through schools and parents is required for having an accurate ADHD diagnosis</w:t>
      </w:r>
      <w:r w:rsidRPr="00C07ABF">
        <w:rPr>
          <w:vertAlign w:val="superscript"/>
        </w:rPr>
        <w:t>[6,11]</w:t>
      </w:r>
      <w:r>
        <w:t>.</w:t>
      </w:r>
    </w:p>
    <w:p w14:paraId="23132EF4" w14:textId="77777777" w:rsidR="00B33692" w:rsidRDefault="00B33692"/>
    <w:p w14:paraId="23132EF5" w14:textId="77777777" w:rsidR="00B33692" w:rsidRPr="001F6B59" w:rsidRDefault="006D1925">
      <w:pPr>
        <w:pStyle w:val="Heading3"/>
        <w:rPr>
          <w:color w:val="auto"/>
        </w:rPr>
      </w:pPr>
      <w:bookmarkStart w:id="481" w:name="_Toc167039080"/>
      <w:r w:rsidRPr="001F6B59">
        <w:rPr>
          <w:color w:val="auto"/>
        </w:rPr>
        <w:t>2.4.2 Risks of symptom development</w:t>
      </w:r>
      <w:bookmarkEnd w:id="481"/>
    </w:p>
    <w:p w14:paraId="23132EF6" w14:textId="3C1FBC1E" w:rsidR="00B33692" w:rsidRDefault="006D1925">
      <w:r>
        <w:t>Studies have found that a lack of parental knowledge could lead to worsening ADHD symptoms in their children</w:t>
      </w:r>
      <w:r w:rsidRPr="00C07ABF">
        <w:rPr>
          <w:vertAlign w:val="superscript"/>
        </w:rPr>
        <w:t>[4,11]</w:t>
      </w:r>
      <w:r>
        <w:t>. In addition, the existence of ADHD in parents has a significant impact on increasing the severity of the ADHD symptoms in their child</w:t>
      </w:r>
      <w:r w:rsidRPr="00C07ABF">
        <w:rPr>
          <w:vertAlign w:val="superscript"/>
        </w:rPr>
        <w:t>[11]</w:t>
      </w:r>
      <w:r>
        <w:t>.</w:t>
      </w:r>
    </w:p>
    <w:p w14:paraId="23132EF7" w14:textId="77777777" w:rsidR="00B33692" w:rsidRDefault="00B33692"/>
    <w:p w14:paraId="23132EF8" w14:textId="77777777" w:rsidR="00B33692" w:rsidRDefault="006D1925">
      <w:pPr>
        <w:pStyle w:val="Heading1"/>
        <w:numPr>
          <w:ilvl w:val="0"/>
          <w:numId w:val="11"/>
        </w:numPr>
      </w:pPr>
      <w:bookmarkStart w:id="482" w:name="_Toc167039081"/>
      <w:r>
        <w:t>Expected Achievements</w:t>
      </w:r>
      <w:bookmarkEnd w:id="482"/>
    </w:p>
    <w:p w14:paraId="23132EF9" w14:textId="77777777" w:rsidR="00B33692" w:rsidRPr="00E41CF2" w:rsidRDefault="006D1925">
      <w:pPr>
        <w:pStyle w:val="Heading2"/>
        <w:spacing w:before="120"/>
        <w:rPr>
          <w:rPrChange w:id="483" w:author="safwan halabi" w:date="2024-05-18T19:09:00Z" w16du:dateUtc="2024-05-18T16:09:00Z">
            <w:rPr>
              <w:sz w:val="28"/>
              <w:szCs w:val="28"/>
            </w:rPr>
          </w:rPrChange>
        </w:rPr>
      </w:pPr>
      <w:bookmarkStart w:id="484" w:name="_Toc167039082"/>
      <w:r w:rsidRPr="00E41CF2">
        <w:rPr>
          <w:rPrChange w:id="485" w:author="safwan halabi" w:date="2024-05-18T19:09:00Z" w16du:dateUtc="2024-05-18T16:09:00Z">
            <w:rPr>
              <w:sz w:val="28"/>
              <w:szCs w:val="28"/>
            </w:rPr>
          </w:rPrChange>
        </w:rPr>
        <w:t>3.1 Outcomes</w:t>
      </w:r>
      <w:bookmarkEnd w:id="484"/>
    </w:p>
    <w:p w14:paraId="23132EFA" w14:textId="77777777" w:rsidR="00B33692" w:rsidRDefault="006D1925">
      <w:r>
        <w:t>In this project we strive to provide new, widespread, and readily available way to detect potential ADHD symptoms early on in a patient’s life. The status quo dictates that such information be locked behind a hefty sum of money and is only provided by people who are authorized to work with professional toolsets, such as doctors, clinicians and experts in the field of medicine.</w:t>
      </w:r>
    </w:p>
    <w:p w14:paraId="23132EFB" w14:textId="77777777" w:rsidR="00B33692" w:rsidRDefault="006D1925">
      <w:r>
        <w:t>Our project will be used to conduct several tests on children, some of them are eye-based and some are vocal-based tests (several studies have found a connection between ADHD and said tests), the performance of patients will be analyzed and compared to diagnosed ADHD children and a control group scores.</w:t>
      </w:r>
    </w:p>
    <w:p w14:paraId="23132EFC" w14:textId="77777777" w:rsidR="00B33692" w:rsidRDefault="006D1925">
      <w:r>
        <w:t>Our tool will then provide insights on the test results and overall assessment of the patient’s condition, followed by suggested actions to cope with the disorder had the patient received a reasonably high score by our tool.</w:t>
      </w:r>
    </w:p>
    <w:p w14:paraId="23132EFD" w14:textId="77777777" w:rsidR="00B33692" w:rsidRDefault="00B33692">
      <w:pPr>
        <w:rPr>
          <w:ins w:id="486" w:author="safwan halabi" w:date="2024-05-18T19:25:00Z" w16du:dateUtc="2024-05-18T16:25:00Z"/>
          <w:sz w:val="24"/>
          <w:szCs w:val="24"/>
        </w:rPr>
      </w:pPr>
    </w:p>
    <w:p w14:paraId="09FF6C71" w14:textId="77777777" w:rsidR="007B1027" w:rsidRDefault="007B1027">
      <w:pPr>
        <w:rPr>
          <w:ins w:id="487" w:author="safwan halabi" w:date="2024-05-18T19:25:00Z" w16du:dateUtc="2024-05-18T16:25:00Z"/>
          <w:sz w:val="24"/>
          <w:szCs w:val="24"/>
        </w:rPr>
      </w:pPr>
    </w:p>
    <w:p w14:paraId="40FE2ADA" w14:textId="77777777" w:rsidR="007B1027" w:rsidRDefault="007B1027">
      <w:pPr>
        <w:rPr>
          <w:sz w:val="24"/>
          <w:szCs w:val="24"/>
        </w:rPr>
      </w:pPr>
    </w:p>
    <w:p w14:paraId="23132EFE" w14:textId="77777777" w:rsidR="00B33692" w:rsidRPr="00E41CF2" w:rsidRDefault="006D1925">
      <w:pPr>
        <w:pStyle w:val="Heading2"/>
        <w:spacing w:before="120"/>
        <w:rPr>
          <w:sz w:val="36"/>
          <w:szCs w:val="36"/>
          <w:rPrChange w:id="488" w:author="safwan halabi" w:date="2024-05-18T19:09:00Z" w16du:dateUtc="2024-05-18T16:09:00Z">
            <w:rPr/>
          </w:rPrChange>
        </w:rPr>
      </w:pPr>
      <w:bookmarkStart w:id="489" w:name="_Toc167039083"/>
      <w:r w:rsidRPr="00E41CF2">
        <w:rPr>
          <w:rPrChange w:id="490" w:author="safwan halabi" w:date="2024-05-18T19:09:00Z" w16du:dateUtc="2024-05-18T16:09:00Z">
            <w:rPr>
              <w:sz w:val="28"/>
              <w:szCs w:val="28"/>
            </w:rPr>
          </w:rPrChange>
        </w:rPr>
        <w:lastRenderedPageBreak/>
        <w:t>3.2 Criteria for Success</w:t>
      </w:r>
      <w:bookmarkEnd w:id="489"/>
    </w:p>
    <w:p w14:paraId="23132EFF" w14:textId="77777777" w:rsidR="00B33692" w:rsidRDefault="006D1925">
      <w:pPr>
        <w:numPr>
          <w:ilvl w:val="0"/>
          <w:numId w:val="13"/>
        </w:numPr>
        <w:ind w:left="426"/>
        <w:rPr>
          <w:sz w:val="24"/>
          <w:szCs w:val="24"/>
        </w:rPr>
      </w:pPr>
      <w:r>
        <w:rPr>
          <w:sz w:val="24"/>
          <w:szCs w:val="24"/>
        </w:rPr>
        <w:t>Implementation of scientifically proven and credible tests</w:t>
      </w:r>
    </w:p>
    <w:p w14:paraId="23132F00" w14:textId="77777777" w:rsidR="00B33692" w:rsidRDefault="006D1925">
      <w:pPr>
        <w:numPr>
          <w:ilvl w:val="0"/>
          <w:numId w:val="13"/>
        </w:numPr>
        <w:ind w:left="426"/>
        <w:rPr>
          <w:sz w:val="24"/>
          <w:szCs w:val="24"/>
        </w:rPr>
      </w:pPr>
      <w:r>
        <w:rPr>
          <w:sz w:val="24"/>
          <w:szCs w:val="24"/>
        </w:rPr>
        <w:t>Easy-to-use interface.</w:t>
      </w:r>
    </w:p>
    <w:p w14:paraId="23132F01" w14:textId="77777777" w:rsidR="00B33692" w:rsidRDefault="006D1925">
      <w:pPr>
        <w:numPr>
          <w:ilvl w:val="0"/>
          <w:numId w:val="13"/>
        </w:numPr>
        <w:ind w:left="426"/>
        <w:rPr>
          <w:sz w:val="24"/>
          <w:szCs w:val="24"/>
        </w:rPr>
      </w:pPr>
      <w:r>
        <w:rPr>
          <w:sz w:val="24"/>
          <w:szCs w:val="24"/>
        </w:rPr>
        <w:t>Easy to understand test results and analyses.</w:t>
      </w:r>
    </w:p>
    <w:p w14:paraId="23132F02" w14:textId="77777777" w:rsidR="00B33692" w:rsidRDefault="006D1925">
      <w:pPr>
        <w:numPr>
          <w:ilvl w:val="0"/>
          <w:numId w:val="13"/>
        </w:numPr>
        <w:ind w:left="426"/>
        <w:rPr>
          <w:sz w:val="24"/>
          <w:szCs w:val="24"/>
        </w:rPr>
      </w:pPr>
      <w:r>
        <w:rPr>
          <w:sz w:val="24"/>
          <w:szCs w:val="24"/>
        </w:rPr>
        <w:t>The project should suggest useful tips and logical next steps.</w:t>
      </w:r>
    </w:p>
    <w:p w14:paraId="23132F03" w14:textId="77777777" w:rsidR="00B33692" w:rsidRDefault="006D1925">
      <w:pPr>
        <w:numPr>
          <w:ilvl w:val="0"/>
          <w:numId w:val="13"/>
        </w:numPr>
        <w:ind w:left="426"/>
        <w:rPr>
          <w:sz w:val="24"/>
          <w:szCs w:val="24"/>
        </w:rPr>
      </w:pPr>
      <w:r>
        <w:rPr>
          <w:sz w:val="24"/>
          <w:szCs w:val="24"/>
        </w:rPr>
        <w:t>The ability to accurately measure eye-movements and vocal ranges.</w:t>
      </w:r>
    </w:p>
    <w:p w14:paraId="23132F04" w14:textId="77777777" w:rsidR="00B33692" w:rsidRDefault="006D1925">
      <w:pPr>
        <w:numPr>
          <w:ilvl w:val="0"/>
          <w:numId w:val="13"/>
        </w:numPr>
        <w:ind w:left="426"/>
        <w:rPr>
          <w:sz w:val="24"/>
          <w:szCs w:val="24"/>
        </w:rPr>
      </w:pPr>
      <w:r>
        <w:rPr>
          <w:sz w:val="24"/>
          <w:szCs w:val="24"/>
        </w:rPr>
        <w:t>Correctly identifying ADHD symptoms based on the tests conducted.</w:t>
      </w:r>
    </w:p>
    <w:p w14:paraId="23132F05" w14:textId="77777777" w:rsidR="00B33692" w:rsidRDefault="006D1925">
      <w:pPr>
        <w:numPr>
          <w:ilvl w:val="0"/>
          <w:numId w:val="13"/>
        </w:numPr>
        <w:ind w:left="426"/>
        <w:rPr>
          <w:sz w:val="24"/>
          <w:szCs w:val="24"/>
        </w:rPr>
      </w:pPr>
      <w:r>
        <w:rPr>
          <w:sz w:val="24"/>
          <w:szCs w:val="24"/>
        </w:rPr>
        <w:t>Able to take ADHD subtypes into consideration.</w:t>
      </w:r>
    </w:p>
    <w:p w14:paraId="23132F06" w14:textId="77777777" w:rsidR="00B33692" w:rsidRDefault="006D1925">
      <w:pPr>
        <w:numPr>
          <w:ilvl w:val="0"/>
          <w:numId w:val="13"/>
        </w:numPr>
        <w:ind w:left="426"/>
        <w:rPr>
          <w:sz w:val="24"/>
          <w:szCs w:val="24"/>
        </w:rPr>
      </w:pPr>
      <w:r>
        <w:rPr>
          <w:sz w:val="24"/>
          <w:szCs w:val="24"/>
        </w:rPr>
        <w:t>Short and concise tests, relatively short duration.</w:t>
      </w:r>
    </w:p>
    <w:p w14:paraId="23132F07" w14:textId="77777777" w:rsidR="00B33692" w:rsidRDefault="00B33692">
      <w:pPr>
        <w:rPr>
          <w:sz w:val="24"/>
          <w:szCs w:val="24"/>
        </w:rPr>
      </w:pPr>
    </w:p>
    <w:p w14:paraId="23132F08" w14:textId="77777777" w:rsidR="00B33692" w:rsidRDefault="006D1925">
      <w:pPr>
        <w:pStyle w:val="Heading1"/>
        <w:numPr>
          <w:ilvl w:val="0"/>
          <w:numId w:val="11"/>
        </w:numPr>
      </w:pPr>
      <w:bookmarkStart w:id="491" w:name="_Toc167039084"/>
      <w:r>
        <w:t>The Process</w:t>
      </w:r>
      <w:bookmarkEnd w:id="491"/>
    </w:p>
    <w:p w14:paraId="23132F09" w14:textId="77777777" w:rsidR="00B33692" w:rsidRPr="00E41CF2" w:rsidRDefault="006D1925">
      <w:pPr>
        <w:pStyle w:val="Heading2"/>
      </w:pPr>
      <w:bookmarkStart w:id="492" w:name="_Toc167039085"/>
      <w:r w:rsidRPr="00E41CF2">
        <w:t>4.1 Research - Vocal Analysis</w:t>
      </w:r>
      <w:bookmarkEnd w:id="492"/>
    </w:p>
    <w:p w14:paraId="23132F0A" w14:textId="77777777" w:rsidR="00B33692" w:rsidRDefault="006D1925">
      <w:pPr>
        <w:rPr>
          <w:vertAlign w:val="superscript"/>
        </w:rPr>
      </w:pPr>
      <w:r>
        <w:t>In order to adequately implement vocal analysis into our project we reviewed current literature about the subject. Many research papers have found the credibility of utilizing this technology to aid in diagnosing ADHD.</w:t>
      </w:r>
      <w:r>
        <w:rPr>
          <w:vertAlign w:val="superscript"/>
        </w:rPr>
        <w:t>[3, 5, 6, 10]</w:t>
      </w:r>
    </w:p>
    <w:p w14:paraId="23132F0B" w14:textId="77777777" w:rsidR="00B33692" w:rsidRPr="001F6B59" w:rsidRDefault="006D1925">
      <w:pPr>
        <w:pStyle w:val="Heading3"/>
        <w:rPr>
          <w:color w:val="auto"/>
        </w:rPr>
      </w:pPr>
      <w:bookmarkStart w:id="493" w:name="_Toc167039086"/>
      <w:r w:rsidRPr="001F6B59">
        <w:rPr>
          <w:color w:val="auto"/>
        </w:rPr>
        <w:t>4.1.1 Constraints and Challenges - Vocal analysis</w:t>
      </w:r>
      <w:bookmarkEnd w:id="493"/>
    </w:p>
    <w:p w14:paraId="23132F0C" w14:textId="77777777" w:rsidR="00B33692" w:rsidDel="00E41CF2" w:rsidRDefault="006D1925">
      <w:pPr>
        <w:rPr>
          <w:del w:id="494" w:author="safwan halabi" w:date="2024-05-18T19:09:00Z" w16du:dateUtc="2024-05-18T16:09:00Z"/>
        </w:rPr>
      </w:pPr>
      <w:r>
        <w:t xml:space="preserve">There are many challenges that our product has to conquer when it comes to vocal analysis- many of which are technical and hardware related issues, some of the main points of each category are: </w:t>
      </w:r>
    </w:p>
    <w:p w14:paraId="43C480AA" w14:textId="77777777" w:rsidR="00F17860" w:rsidRDefault="00F17860" w:rsidP="00E41CF2">
      <w:pPr>
        <w:rPr>
          <w:ins w:id="495" w:author="safwan halabi" w:date="2024-05-18T19:04:00Z" w16du:dateUtc="2024-05-18T16:04:00Z"/>
        </w:rPr>
      </w:pPr>
    </w:p>
    <w:p w14:paraId="32C975BD" w14:textId="77777777" w:rsidR="00F17860" w:rsidRDefault="00F17860"/>
    <w:p w14:paraId="23132F0E" w14:textId="77777777" w:rsidR="00B33692" w:rsidRDefault="006D1925">
      <w:pPr>
        <w:rPr>
          <w:b/>
        </w:rPr>
      </w:pPr>
      <w:r>
        <w:rPr>
          <w:b/>
        </w:rPr>
        <w:t>Hardware:</w:t>
      </w:r>
    </w:p>
    <w:p w14:paraId="23132F0F" w14:textId="77777777" w:rsidR="00B33692" w:rsidRDefault="00B33692"/>
    <w:p w14:paraId="23132F10" w14:textId="77777777" w:rsidR="00B33692" w:rsidRDefault="006D1925">
      <w:pPr>
        <w:numPr>
          <w:ilvl w:val="0"/>
          <w:numId w:val="6"/>
        </w:numPr>
      </w:pPr>
      <w:r>
        <w:rPr>
          <w:b/>
        </w:rPr>
        <w:t>Accuracy</w:t>
      </w:r>
      <w:r>
        <w:t>: Microphone quality and background noise can significantly impact the accuracy of vocal analysis.</w:t>
      </w:r>
    </w:p>
    <w:p w14:paraId="23132F11" w14:textId="77777777" w:rsidR="00B33692" w:rsidRDefault="00B33692">
      <w:pPr>
        <w:ind w:left="720"/>
      </w:pPr>
    </w:p>
    <w:p w14:paraId="23132F12" w14:textId="77777777" w:rsidR="00B33692" w:rsidRDefault="006D1925">
      <w:pPr>
        <w:numPr>
          <w:ilvl w:val="0"/>
          <w:numId w:val="6"/>
        </w:numPr>
        <w:rPr>
          <w:b/>
        </w:rPr>
      </w:pPr>
      <w:r>
        <w:rPr>
          <w:b/>
        </w:rPr>
        <w:t>Noise Suppression and Filtering</w:t>
      </w:r>
      <w:r>
        <w:t>: Many modern microphones have filtering and noise suppression options as the default, both of which can possibly interfere with voice being recorded.</w:t>
      </w:r>
    </w:p>
    <w:p w14:paraId="23132F13" w14:textId="77777777" w:rsidR="00B33692" w:rsidRDefault="00B33692"/>
    <w:p w14:paraId="23132F14" w14:textId="77777777" w:rsidR="00B33692" w:rsidRDefault="006D1925">
      <w:r>
        <w:rPr>
          <w:b/>
        </w:rPr>
        <w:t>Technical:</w:t>
      </w:r>
    </w:p>
    <w:p w14:paraId="23132F15" w14:textId="77777777" w:rsidR="00B33692" w:rsidRDefault="00B33692"/>
    <w:p w14:paraId="23132F16" w14:textId="77777777" w:rsidR="00B33692" w:rsidRDefault="006D1925">
      <w:pPr>
        <w:numPr>
          <w:ilvl w:val="0"/>
          <w:numId w:val="7"/>
        </w:numPr>
      </w:pPr>
      <w:r>
        <w:rPr>
          <w:b/>
        </w:rPr>
        <w:t>Device Compatibility</w:t>
      </w:r>
      <w:r>
        <w:t>: The app has to work with and adapt to different devices with varying microphone quality.</w:t>
      </w:r>
    </w:p>
    <w:p w14:paraId="23132F17" w14:textId="77777777" w:rsidR="00B33692" w:rsidRDefault="00B33692">
      <w:pPr>
        <w:ind w:left="720"/>
      </w:pPr>
    </w:p>
    <w:p w14:paraId="23132F18" w14:textId="77777777" w:rsidR="00B33692" w:rsidRDefault="006D1925">
      <w:pPr>
        <w:numPr>
          <w:ilvl w:val="0"/>
          <w:numId w:val="7"/>
        </w:numPr>
      </w:pPr>
      <w:r>
        <w:rPr>
          <w:b/>
        </w:rPr>
        <w:t>Background Noise</w:t>
      </w:r>
      <w:r>
        <w:t>: Noisy environments can render vocal analysis unusable.</w:t>
      </w:r>
    </w:p>
    <w:p w14:paraId="23132F19" w14:textId="77777777" w:rsidR="00B33692" w:rsidRPr="00E41CF2" w:rsidRDefault="006D1925">
      <w:pPr>
        <w:pStyle w:val="Heading2"/>
      </w:pPr>
      <w:bookmarkStart w:id="496" w:name="_Toc167039087"/>
      <w:r w:rsidRPr="00E41CF2">
        <w:lastRenderedPageBreak/>
        <w:t>4.2 Research - Eye Tracking</w:t>
      </w:r>
      <w:bookmarkEnd w:id="496"/>
    </w:p>
    <w:p w14:paraId="23132F1A" w14:textId="77777777" w:rsidR="00B33692" w:rsidRDefault="006D1925">
      <w:r>
        <w:t>Our research of eye-tracking included understanding the fundamentals of the subject as well as closely examining various projects that make use of the same technology along with possible libraries that could help us implement our solution such as OpenCV, Numpy.</w:t>
      </w:r>
    </w:p>
    <w:p w14:paraId="23132F1B" w14:textId="77777777" w:rsidR="00B33692" w:rsidRPr="001F6B59" w:rsidRDefault="006D1925">
      <w:pPr>
        <w:pStyle w:val="Heading3"/>
        <w:rPr>
          <w:color w:val="auto"/>
        </w:rPr>
      </w:pPr>
      <w:bookmarkStart w:id="497" w:name="_Toc167039088"/>
      <w:r w:rsidRPr="001F6B59">
        <w:rPr>
          <w:color w:val="auto"/>
        </w:rPr>
        <w:t>4.2.1 Constraints and Challenges - Eye-Tracking</w:t>
      </w:r>
      <w:bookmarkEnd w:id="497"/>
    </w:p>
    <w:p w14:paraId="23132F1C" w14:textId="77777777" w:rsidR="00B33692" w:rsidRDefault="00B33692"/>
    <w:p w14:paraId="23132F1D" w14:textId="77777777" w:rsidR="00B33692" w:rsidRDefault="006D1925">
      <w:r>
        <w:t>Publicly available eye-tracking solutions are abundant, but many fall short of our project's specific needs. Here, we outline the most critical constraints that limit our options.</w:t>
      </w:r>
    </w:p>
    <w:p w14:paraId="23132F1E" w14:textId="77777777" w:rsidR="00B33692" w:rsidRDefault="00B33692"/>
    <w:p w14:paraId="23132F1F" w14:textId="77777777" w:rsidR="00B33692" w:rsidRDefault="006D1925">
      <w:pPr>
        <w:numPr>
          <w:ilvl w:val="0"/>
          <w:numId w:val="12"/>
        </w:numPr>
      </w:pPr>
      <w:r>
        <w:rPr>
          <w:b/>
        </w:rPr>
        <w:t>Accuracy</w:t>
      </w:r>
      <w:r>
        <w:t>: Precise eye-tracking hinges on a high-resolution camera that captures clear images of the user's eyes. Inaccurate data can lead to misinterpretations of gaze patterns and hinder the effectiveness of our project.</w:t>
      </w:r>
    </w:p>
    <w:p w14:paraId="23132F20" w14:textId="77777777" w:rsidR="00B33692" w:rsidRDefault="00B33692"/>
    <w:p w14:paraId="23132F21" w14:textId="77777777" w:rsidR="00B33692" w:rsidRDefault="006D1925">
      <w:pPr>
        <w:numPr>
          <w:ilvl w:val="0"/>
          <w:numId w:val="1"/>
        </w:numPr>
      </w:pPr>
      <w:r>
        <w:rPr>
          <w:b/>
        </w:rPr>
        <w:t>Stability and Calibration</w:t>
      </w:r>
      <w:r>
        <w:t xml:space="preserve">: The camera system requires stability and consistent calibration. Even minor jitters or inconsistencies can disrupt the data stream and compromise the software's ability to analyze eye movements effectively. </w:t>
      </w:r>
    </w:p>
    <w:p w14:paraId="23132F22" w14:textId="77777777" w:rsidR="00B33692" w:rsidRDefault="00B33692">
      <w:pPr>
        <w:ind w:left="720"/>
      </w:pPr>
    </w:p>
    <w:p w14:paraId="23132F23" w14:textId="77777777" w:rsidR="00B33692" w:rsidRDefault="006D1925">
      <w:pPr>
        <w:numPr>
          <w:ilvl w:val="0"/>
          <w:numId w:val="14"/>
        </w:numPr>
      </w:pPr>
      <w:r>
        <w:rPr>
          <w:b/>
        </w:rPr>
        <w:t>Environmental Conditions</w:t>
      </w:r>
      <w:r>
        <w:t>: Factors like fluctuating light levels, lens flare (caused by reflections), or sudden movements in the user's field of view can disrupt eye tracking.</w:t>
      </w:r>
    </w:p>
    <w:p w14:paraId="23132F24" w14:textId="77777777" w:rsidR="00B33692" w:rsidRDefault="00B33692">
      <w:pPr>
        <w:rPr>
          <w:ins w:id="498" w:author="safwan halabi" w:date="2024-05-18T19:09:00Z" w16du:dateUtc="2024-05-18T16:09:00Z"/>
          <w:sz w:val="28"/>
          <w:szCs w:val="28"/>
        </w:rPr>
      </w:pPr>
    </w:p>
    <w:p w14:paraId="57F50601" w14:textId="77777777" w:rsidR="00E41CF2" w:rsidRDefault="00E41CF2">
      <w:pPr>
        <w:rPr>
          <w:sz w:val="28"/>
          <w:szCs w:val="28"/>
        </w:rPr>
      </w:pPr>
    </w:p>
    <w:p w14:paraId="23132F25" w14:textId="77777777" w:rsidR="00B33692" w:rsidRPr="00E41CF2" w:rsidRDefault="006D1925">
      <w:pPr>
        <w:pStyle w:val="Heading2"/>
        <w:keepNext w:val="0"/>
        <w:keepLines w:val="0"/>
        <w:spacing w:before="0" w:after="240" w:line="360" w:lineRule="auto"/>
        <w:rPr>
          <w:color w:val="1F1F1F"/>
        </w:rPr>
      </w:pPr>
      <w:bookmarkStart w:id="499" w:name="_Toc167039089"/>
      <w:r w:rsidRPr="00E41CF2">
        <w:rPr>
          <w:color w:val="1F1F1F"/>
        </w:rPr>
        <w:t>4.3 Research - Deep Learning and AI</w:t>
      </w:r>
      <w:bookmarkEnd w:id="499"/>
    </w:p>
    <w:p w14:paraId="23132F26" w14:textId="77777777" w:rsidR="00B33692" w:rsidRDefault="006D1925">
      <w:pPr>
        <w:spacing w:after="60"/>
        <w:rPr>
          <w:vertAlign w:val="superscript"/>
        </w:rPr>
      </w:pPr>
      <w:r>
        <w:t>During the research process we relied on current research</w:t>
      </w:r>
      <w:r>
        <w:rPr>
          <w:vertAlign w:val="superscript"/>
        </w:rPr>
        <w:t>[19]</w:t>
      </w:r>
      <w:r>
        <w:t xml:space="preserve"> about Deep Learning, specifically focusing on its application on ADHD and similar disorders’ diagnosis and classification.</w:t>
      </w:r>
    </w:p>
    <w:p w14:paraId="23132F27" w14:textId="77777777" w:rsidR="00B33692" w:rsidRPr="001F6B59" w:rsidRDefault="006D1925">
      <w:pPr>
        <w:pStyle w:val="Heading3"/>
        <w:rPr>
          <w:color w:val="auto"/>
        </w:rPr>
      </w:pPr>
      <w:bookmarkStart w:id="500" w:name="_Toc167039090"/>
      <w:r w:rsidRPr="001F6B59">
        <w:rPr>
          <w:color w:val="auto"/>
        </w:rPr>
        <w:t>4.3.1 Constraints and Challenges - Deep Learning and AI</w:t>
      </w:r>
      <w:bookmarkEnd w:id="500"/>
    </w:p>
    <w:p w14:paraId="23132F28" w14:textId="77777777" w:rsidR="00B33692" w:rsidRDefault="006D1925">
      <w:pPr>
        <w:spacing w:before="240" w:after="240"/>
        <w:rPr>
          <w:color w:val="1F1F1F"/>
        </w:rPr>
      </w:pPr>
      <w:r>
        <w:rPr>
          <w:color w:val="1F1F1F"/>
        </w:rPr>
        <w:t>While Deep Learning and AI offer tremendous potential, there are challenges to consider when integrating them into large-scale projects:</w:t>
      </w:r>
    </w:p>
    <w:p w14:paraId="23132F29" w14:textId="77777777" w:rsidR="00B33692" w:rsidRDefault="006D1925">
      <w:pPr>
        <w:numPr>
          <w:ilvl w:val="0"/>
          <w:numId w:val="4"/>
        </w:numPr>
        <w:spacing w:before="60"/>
      </w:pPr>
      <w:r>
        <w:rPr>
          <w:b/>
          <w:color w:val="1F1F1F"/>
        </w:rPr>
        <w:t>Data Availability and Quality:</w:t>
      </w:r>
      <w:r>
        <w:rPr>
          <w:color w:val="1F1F1F"/>
        </w:rPr>
        <w:t xml:space="preserve"> Deep Learning models require large amounts of high-quality data for effective training. Large software projects may have complex data structures or lack the data needed to train robust AI models.</w:t>
      </w:r>
    </w:p>
    <w:p w14:paraId="23132F2A" w14:textId="77777777" w:rsidR="00B33692" w:rsidRDefault="006D1925">
      <w:pPr>
        <w:numPr>
          <w:ilvl w:val="0"/>
          <w:numId w:val="4"/>
        </w:numPr>
      </w:pPr>
      <w:r>
        <w:rPr>
          <w:b/>
          <w:color w:val="1F1F1F"/>
        </w:rPr>
        <w:t>Model Development and Maintenance:</w:t>
      </w:r>
      <w:r>
        <w:rPr>
          <w:color w:val="1F1F1F"/>
        </w:rPr>
        <w:t xml:space="preserve"> Developing and maintaining effective AI models requires expertise and resources. Ongoing updates and improvements are crucial to ensure model performance and accuracy.</w:t>
      </w:r>
    </w:p>
    <w:p w14:paraId="23132F2B" w14:textId="77777777" w:rsidR="00B33692" w:rsidRDefault="006D1925">
      <w:pPr>
        <w:numPr>
          <w:ilvl w:val="0"/>
          <w:numId w:val="4"/>
        </w:numPr>
        <w:spacing w:after="60"/>
      </w:pPr>
      <w:r>
        <w:rPr>
          <w:b/>
          <w:color w:val="1F1F1F"/>
        </w:rPr>
        <w:t>Explainability and Transparency:</w:t>
      </w:r>
      <w:r>
        <w:rPr>
          <w:color w:val="1F1F1F"/>
        </w:rPr>
        <w:t xml:space="preserve"> Understanding how AI models arrive at their decisions can be difficult. For large projects, ensuring transparency and explainability in AI decision-making might be critical.</w:t>
      </w:r>
    </w:p>
    <w:p w14:paraId="23132F2C" w14:textId="77777777" w:rsidR="00B33692" w:rsidRDefault="00B33692">
      <w:pPr>
        <w:rPr>
          <w:ins w:id="501" w:author="safwan halabi" w:date="2024-05-18T19:24:00Z" w16du:dateUtc="2024-05-18T16:24:00Z"/>
        </w:rPr>
      </w:pPr>
    </w:p>
    <w:p w14:paraId="050C0158" w14:textId="77777777" w:rsidR="007D641B" w:rsidRDefault="007D641B"/>
    <w:p w14:paraId="23132F2D" w14:textId="77777777" w:rsidR="00B33692" w:rsidRPr="00E41CF2" w:rsidRDefault="006D1925">
      <w:pPr>
        <w:pStyle w:val="Heading2"/>
      </w:pPr>
      <w:bookmarkStart w:id="502" w:name="_Toc167039091"/>
      <w:r w:rsidRPr="00E41CF2">
        <w:lastRenderedPageBreak/>
        <w:t>4.4 Development</w:t>
      </w:r>
      <w:bookmarkEnd w:id="502"/>
    </w:p>
    <w:p w14:paraId="23132F2E" w14:textId="77777777" w:rsidR="00B33692" w:rsidRDefault="00B33692">
      <w:pPr>
        <w:rPr>
          <w:sz w:val="28"/>
          <w:szCs w:val="28"/>
        </w:rPr>
      </w:pPr>
    </w:p>
    <w:p w14:paraId="23132F2F" w14:textId="77777777" w:rsidR="00B33692" w:rsidRDefault="006D1925">
      <w:r>
        <w:rPr>
          <w:b/>
        </w:rPr>
        <w:t>Agile Development with Iterative Testing</w:t>
      </w:r>
    </w:p>
    <w:p w14:paraId="23132F30" w14:textId="77777777" w:rsidR="00B33692" w:rsidRDefault="00B33692"/>
    <w:p w14:paraId="23132F31" w14:textId="77777777" w:rsidR="00B33692" w:rsidRDefault="006D1925">
      <w:r>
        <w:t>We believe the Agile methodology, with its emphasis on iterative development and testing, is a perfect fit for this project. This approach aligns well with our development process because each test, like eye-tracking or vocal analysis, can be built and tested independently. This allows for faster feedback and continuous improvement.</w:t>
      </w:r>
    </w:p>
    <w:p w14:paraId="23132F32" w14:textId="77777777" w:rsidR="00B33692" w:rsidRDefault="00B33692"/>
    <w:p w14:paraId="23132F33" w14:textId="77777777" w:rsidR="00B33692" w:rsidRDefault="006D1925">
      <w:r>
        <w:t>Here's a breakdown of the key development steps we'll follow using an Agile approach:</w:t>
      </w:r>
    </w:p>
    <w:p w14:paraId="23132F34" w14:textId="77777777" w:rsidR="00B33692" w:rsidRDefault="00B33692"/>
    <w:p w14:paraId="23132F35" w14:textId="77777777" w:rsidR="00B33692" w:rsidRDefault="006D1925">
      <w:pPr>
        <w:ind w:left="720"/>
      </w:pPr>
      <w:r>
        <w:t xml:space="preserve">1. </w:t>
      </w:r>
      <w:r>
        <w:rPr>
          <w:b/>
        </w:rPr>
        <w:t>Test Implementation</w:t>
      </w:r>
      <w:r>
        <w:t>: Each test (eye-tracking and vocal analysis) will be developed in sprints, which are short development cycles within Agile methodology. During each sprint, a small, focused set of features will be implemented for each test. This allows for quicker testing and feedback loops.</w:t>
      </w:r>
    </w:p>
    <w:p w14:paraId="23132F36" w14:textId="77777777" w:rsidR="00B33692" w:rsidRDefault="00B33692">
      <w:pPr>
        <w:ind w:left="720"/>
      </w:pPr>
    </w:p>
    <w:p w14:paraId="23132F37" w14:textId="77777777" w:rsidR="00B33692" w:rsidRDefault="006D1925">
      <w:pPr>
        <w:ind w:left="720"/>
      </w:pPr>
      <w:r>
        <w:t xml:space="preserve">2. </w:t>
      </w:r>
      <w:r>
        <w:rPr>
          <w:b/>
        </w:rPr>
        <w:t>Data Integration and Comparison</w:t>
      </w:r>
      <w:r>
        <w:t>: After implementing a test, we'll integrate patient data collection and compare the results with our research findings. This will help us evaluate the effectiveness of each test in identifying ADHD symptoms.</w:t>
      </w:r>
    </w:p>
    <w:p w14:paraId="23132F38" w14:textId="77777777" w:rsidR="00B33692" w:rsidRDefault="00B33692">
      <w:pPr>
        <w:ind w:left="720"/>
      </w:pPr>
    </w:p>
    <w:p w14:paraId="23132F39" w14:textId="77777777" w:rsidR="00B33692" w:rsidRDefault="006D1925">
      <w:pPr>
        <w:ind w:left="720"/>
      </w:pPr>
      <w:r>
        <w:t xml:space="preserve">3. </w:t>
      </w:r>
      <w:r>
        <w:rPr>
          <w:b/>
        </w:rPr>
        <w:t>Classification and Accuracy Assessment</w:t>
      </w:r>
      <w:r>
        <w:t>: We'll develop a system to classify patients based on the combined test results. This classification will be presented with a predicted accuracy level, allowing us to track the tool's performance over time.</w:t>
      </w:r>
    </w:p>
    <w:p w14:paraId="23132F3A" w14:textId="77777777" w:rsidR="00B33692" w:rsidRDefault="00B33692">
      <w:pPr>
        <w:ind w:left="720"/>
      </w:pPr>
    </w:p>
    <w:p w14:paraId="23132F3B" w14:textId="77777777" w:rsidR="00B33692" w:rsidRDefault="006D1925">
      <w:pPr>
        <w:ind w:left="720"/>
      </w:pPr>
      <w:r>
        <w:t xml:space="preserve">4. </w:t>
      </w:r>
      <w:r>
        <w:rPr>
          <w:b/>
        </w:rPr>
        <w:t>Web-based User Interface (UI) Development</w:t>
      </w:r>
      <w:r>
        <w:t>: We'll create a user-friendly web interface where patients can take the tests and view their results. The UI will be designed iteratively, with user feedback incorporated at each stage.</w:t>
      </w:r>
    </w:p>
    <w:p w14:paraId="23132F3C" w14:textId="77777777" w:rsidR="00B33692" w:rsidRDefault="00B33692">
      <w:pPr>
        <w:ind w:left="720"/>
      </w:pPr>
    </w:p>
    <w:p w14:paraId="23132F3D" w14:textId="77777777" w:rsidR="00B33692" w:rsidRDefault="006D1925">
      <w:pPr>
        <w:ind w:left="720"/>
      </w:pPr>
      <w:r>
        <w:t xml:space="preserve">5. </w:t>
      </w:r>
      <w:r>
        <w:rPr>
          <w:b/>
        </w:rPr>
        <w:t>Text-Bot Integration</w:t>
      </w:r>
      <w:r>
        <w:t>: To enhance user experience, we'll integrate a text-bot into the UI. This bot can provide guidance and answer questions as users navigate the website and review their results.</w:t>
      </w:r>
    </w:p>
    <w:p w14:paraId="23132F3E" w14:textId="77777777" w:rsidR="00B33692" w:rsidRDefault="00B33692">
      <w:pPr>
        <w:ind w:left="720"/>
      </w:pPr>
    </w:p>
    <w:p w14:paraId="23132F3F" w14:textId="77777777" w:rsidR="00B33692" w:rsidRDefault="006D1925">
      <w:pPr>
        <w:ind w:left="720"/>
      </w:pPr>
      <w:r>
        <w:t xml:space="preserve">6. </w:t>
      </w:r>
      <w:r>
        <w:rPr>
          <w:b/>
        </w:rPr>
        <w:t>Iterative Testing and Evaluation</w:t>
      </w:r>
      <w:r>
        <w:t xml:space="preserve">: After each development sprint, we'll conduct thorough testing to ensure all functionalities are working as expected. We'll also continuously evaluate the overall product against pre-defined success criteria. </w:t>
      </w:r>
    </w:p>
    <w:p w14:paraId="23132F40" w14:textId="77777777" w:rsidR="00B33692" w:rsidRDefault="00B33692">
      <w:pPr>
        <w:ind w:left="720"/>
      </w:pPr>
    </w:p>
    <w:p w14:paraId="23132F41" w14:textId="77777777" w:rsidR="00B33692" w:rsidRDefault="006D1925">
      <w:pPr>
        <w:ind w:left="720"/>
      </w:pPr>
      <w:r>
        <w:t xml:space="preserve">7. </w:t>
      </w:r>
      <w:r>
        <w:rPr>
          <w:b/>
        </w:rPr>
        <w:t>Agile Iteration and Improvement</w:t>
      </w:r>
      <w:r>
        <w:t>: If any issues or areas for improvement are identified during testing or evaluation, we'll use subsequent sprints to address them. This iterative approach allows for continuous refinement and ensures the final product is robust and meets user needs.</w:t>
      </w:r>
    </w:p>
    <w:p w14:paraId="23132F42" w14:textId="77777777" w:rsidR="00B33692" w:rsidRDefault="00B33692"/>
    <w:p w14:paraId="23132F43" w14:textId="77777777" w:rsidR="00B33692" w:rsidDel="00ED019A" w:rsidRDefault="006D1925" w:rsidP="00F17860">
      <w:pPr>
        <w:rPr>
          <w:del w:id="503" w:author="safwan halabi" w:date="2024-05-18T19:05:00Z" w16du:dateUtc="2024-05-18T16:05:00Z"/>
        </w:rPr>
      </w:pPr>
      <w:r>
        <w:t xml:space="preserve">By adopting Agile methodology, we can ensure a flexible and efficient development process. This allows us to adapt to new findings, refine functionalities, and ultimately deliver a valuable tool for ADHD assessment. </w:t>
      </w:r>
    </w:p>
    <w:p w14:paraId="2DC5F8AB" w14:textId="77777777" w:rsidR="00ED019A" w:rsidRDefault="00ED019A">
      <w:pPr>
        <w:rPr>
          <w:ins w:id="504" w:author="safwan halabi" w:date="2024-05-18T19:12:00Z" w16du:dateUtc="2024-05-18T16:12:00Z"/>
        </w:rPr>
      </w:pPr>
    </w:p>
    <w:p w14:paraId="23132F44" w14:textId="77777777" w:rsidR="00B33692" w:rsidDel="0018615E" w:rsidRDefault="00B33692" w:rsidP="00F17860">
      <w:pPr>
        <w:rPr>
          <w:del w:id="505" w:author="safwan halabi" w:date="2024-05-18T19:04:00Z" w16du:dateUtc="2024-05-18T16:04:00Z"/>
        </w:rPr>
      </w:pPr>
    </w:p>
    <w:p w14:paraId="55BC80D6" w14:textId="77777777" w:rsidR="0018615E" w:rsidRDefault="0018615E">
      <w:pPr>
        <w:ind w:left="720"/>
        <w:rPr>
          <w:ins w:id="506" w:author="safwan halabi" w:date="2024-05-18T19:23:00Z" w16du:dateUtc="2024-05-18T16:23:00Z"/>
        </w:rPr>
      </w:pPr>
    </w:p>
    <w:p w14:paraId="23132F45" w14:textId="77777777" w:rsidR="00B33692" w:rsidRDefault="00B33692" w:rsidP="00F17860"/>
    <w:p w14:paraId="23132F46" w14:textId="77777777" w:rsidR="00B33692" w:rsidRDefault="006D1925">
      <w:pPr>
        <w:pStyle w:val="Heading1"/>
        <w:numPr>
          <w:ilvl w:val="0"/>
          <w:numId w:val="2"/>
        </w:numPr>
      </w:pPr>
      <w:bookmarkStart w:id="507" w:name="_Toc167039092"/>
      <w:r>
        <w:lastRenderedPageBreak/>
        <w:t>The Product</w:t>
      </w:r>
      <w:bookmarkEnd w:id="507"/>
    </w:p>
    <w:p w14:paraId="23132F47" w14:textId="77777777" w:rsidR="00B33692" w:rsidRPr="00E41CF2" w:rsidRDefault="006D1925">
      <w:pPr>
        <w:pStyle w:val="Heading2"/>
      </w:pPr>
      <w:bookmarkStart w:id="508" w:name="_Toc167039093"/>
      <w:r w:rsidRPr="00E41CF2">
        <w:t>5.1 System Requirements</w:t>
      </w:r>
      <w:bookmarkEnd w:id="508"/>
      <w:r w:rsidRPr="00E41CF2">
        <w:t xml:space="preserve"> </w:t>
      </w:r>
    </w:p>
    <w:p w14:paraId="23132F48" w14:textId="77777777" w:rsidR="00B33692" w:rsidRDefault="006D1925">
      <w:pPr>
        <w:pStyle w:val="Heading3"/>
      </w:pPr>
      <w:bookmarkStart w:id="509" w:name="_Toc167039094"/>
      <w:r w:rsidRPr="009840C2">
        <w:rPr>
          <w:color w:val="auto"/>
        </w:rPr>
        <w:t>5.1.1 Functional</w:t>
      </w:r>
      <w:r>
        <w:t>:</w:t>
      </w:r>
      <w:bookmarkEnd w:id="509"/>
      <w:r>
        <w:t xml:space="preserve"> </w:t>
      </w:r>
    </w:p>
    <w:p w14:paraId="23132F49" w14:textId="77777777" w:rsidR="00B33692" w:rsidRDefault="00B33692">
      <w:pPr>
        <w:rPr>
          <w:sz w:val="28"/>
          <w:szCs w:val="28"/>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8460"/>
        <w:tblGridChange w:id="510">
          <w:tblGrid>
            <w:gridCol w:w="540"/>
            <w:gridCol w:w="8460"/>
          </w:tblGrid>
        </w:tblGridChange>
      </w:tblGrid>
      <w:tr w:rsidR="00B33692" w14:paraId="23132F4C" w14:textId="77777777">
        <w:trPr>
          <w:trHeight w:val="396"/>
        </w:trPr>
        <w:tc>
          <w:tcPr>
            <w:tcW w:w="540" w:type="dxa"/>
            <w:shd w:val="clear" w:color="auto" w:fill="auto"/>
            <w:tcMar>
              <w:top w:w="100" w:type="dxa"/>
              <w:left w:w="100" w:type="dxa"/>
              <w:bottom w:w="100" w:type="dxa"/>
              <w:right w:w="100" w:type="dxa"/>
            </w:tcMar>
          </w:tcPr>
          <w:p w14:paraId="23132F4A" w14:textId="77777777" w:rsidR="00B33692" w:rsidRDefault="006D1925">
            <w:pPr>
              <w:widowControl w:val="0"/>
              <w:spacing w:line="240" w:lineRule="auto"/>
            </w:pPr>
            <w:r>
              <w:t>1</w:t>
            </w:r>
          </w:p>
        </w:tc>
        <w:tc>
          <w:tcPr>
            <w:tcW w:w="8460" w:type="dxa"/>
            <w:shd w:val="clear" w:color="auto" w:fill="auto"/>
            <w:tcMar>
              <w:top w:w="100" w:type="dxa"/>
              <w:left w:w="100" w:type="dxa"/>
              <w:bottom w:w="100" w:type="dxa"/>
              <w:right w:w="100" w:type="dxa"/>
            </w:tcMar>
          </w:tcPr>
          <w:p w14:paraId="23132F4B" w14:textId="77777777" w:rsidR="00B33692" w:rsidRDefault="006D1925">
            <w:pPr>
              <w:widowControl w:val="0"/>
              <w:spacing w:line="240" w:lineRule="auto"/>
            </w:pPr>
            <w:r>
              <w:t>The system will use a webcam</w:t>
            </w:r>
          </w:p>
        </w:tc>
      </w:tr>
      <w:tr w:rsidR="00B33692" w14:paraId="23132F4F" w14:textId="77777777">
        <w:tc>
          <w:tcPr>
            <w:tcW w:w="540" w:type="dxa"/>
            <w:shd w:val="clear" w:color="auto" w:fill="auto"/>
            <w:tcMar>
              <w:top w:w="100" w:type="dxa"/>
              <w:left w:w="100" w:type="dxa"/>
              <w:bottom w:w="100" w:type="dxa"/>
              <w:right w:w="100" w:type="dxa"/>
            </w:tcMar>
          </w:tcPr>
          <w:p w14:paraId="23132F4D" w14:textId="77777777" w:rsidR="00B33692" w:rsidRDefault="006D1925">
            <w:pPr>
              <w:widowControl w:val="0"/>
              <w:spacing w:line="240" w:lineRule="auto"/>
            </w:pPr>
            <w:r>
              <w:t>2</w:t>
            </w:r>
          </w:p>
        </w:tc>
        <w:tc>
          <w:tcPr>
            <w:tcW w:w="8460" w:type="dxa"/>
            <w:shd w:val="clear" w:color="auto" w:fill="auto"/>
            <w:tcMar>
              <w:top w:w="100" w:type="dxa"/>
              <w:left w:w="100" w:type="dxa"/>
              <w:bottom w:w="100" w:type="dxa"/>
              <w:right w:w="100" w:type="dxa"/>
            </w:tcMar>
          </w:tcPr>
          <w:p w14:paraId="23132F4E" w14:textId="77777777" w:rsidR="00B33692" w:rsidRDefault="006D1925">
            <w:pPr>
              <w:widowControl w:val="0"/>
              <w:spacing w:line="240" w:lineRule="auto"/>
            </w:pPr>
            <w:r>
              <w:t>The system will use a microphone</w:t>
            </w:r>
          </w:p>
        </w:tc>
      </w:tr>
      <w:tr w:rsidR="00B33692" w14:paraId="23132F52" w14:textId="77777777">
        <w:tc>
          <w:tcPr>
            <w:tcW w:w="540" w:type="dxa"/>
            <w:shd w:val="clear" w:color="auto" w:fill="auto"/>
            <w:tcMar>
              <w:top w:w="100" w:type="dxa"/>
              <w:left w:w="100" w:type="dxa"/>
              <w:bottom w:w="100" w:type="dxa"/>
              <w:right w:w="100" w:type="dxa"/>
            </w:tcMar>
          </w:tcPr>
          <w:p w14:paraId="23132F50" w14:textId="77777777" w:rsidR="00B33692" w:rsidRDefault="006D1925">
            <w:pPr>
              <w:widowControl w:val="0"/>
              <w:spacing w:line="240" w:lineRule="auto"/>
            </w:pPr>
            <w:r>
              <w:t>3</w:t>
            </w:r>
          </w:p>
        </w:tc>
        <w:tc>
          <w:tcPr>
            <w:tcW w:w="8460" w:type="dxa"/>
            <w:shd w:val="clear" w:color="auto" w:fill="auto"/>
            <w:tcMar>
              <w:top w:w="100" w:type="dxa"/>
              <w:left w:w="100" w:type="dxa"/>
              <w:bottom w:w="100" w:type="dxa"/>
              <w:right w:w="100" w:type="dxa"/>
            </w:tcMar>
          </w:tcPr>
          <w:p w14:paraId="23132F51" w14:textId="77777777" w:rsidR="00B33692" w:rsidRDefault="006D1925">
            <w:pPr>
              <w:widowControl w:val="0"/>
              <w:spacing w:line="240" w:lineRule="auto"/>
            </w:pPr>
            <w:r>
              <w:t>The system will use a keyboard</w:t>
            </w:r>
          </w:p>
        </w:tc>
      </w:tr>
      <w:tr w:rsidR="00B33692" w14:paraId="23132F55" w14:textId="77777777">
        <w:tc>
          <w:tcPr>
            <w:tcW w:w="540" w:type="dxa"/>
            <w:shd w:val="clear" w:color="auto" w:fill="auto"/>
            <w:tcMar>
              <w:top w:w="100" w:type="dxa"/>
              <w:left w:w="100" w:type="dxa"/>
              <w:bottom w:w="100" w:type="dxa"/>
              <w:right w:w="100" w:type="dxa"/>
            </w:tcMar>
          </w:tcPr>
          <w:p w14:paraId="23132F53" w14:textId="77777777" w:rsidR="00B33692" w:rsidRDefault="006D1925">
            <w:pPr>
              <w:widowControl w:val="0"/>
              <w:spacing w:line="240" w:lineRule="auto"/>
            </w:pPr>
            <w:r>
              <w:t>4</w:t>
            </w:r>
          </w:p>
        </w:tc>
        <w:tc>
          <w:tcPr>
            <w:tcW w:w="8460" w:type="dxa"/>
            <w:shd w:val="clear" w:color="auto" w:fill="auto"/>
            <w:tcMar>
              <w:top w:w="100" w:type="dxa"/>
              <w:left w:w="100" w:type="dxa"/>
              <w:bottom w:w="100" w:type="dxa"/>
              <w:right w:w="100" w:type="dxa"/>
            </w:tcMar>
          </w:tcPr>
          <w:p w14:paraId="23132F54" w14:textId="77777777" w:rsidR="00B33692" w:rsidRDefault="006D1925">
            <w:pPr>
              <w:widowControl w:val="0"/>
              <w:spacing w:line="240" w:lineRule="auto"/>
            </w:pPr>
            <w:r>
              <w:t>The system will have a questionnaire about a patient’s behavior</w:t>
            </w:r>
          </w:p>
        </w:tc>
      </w:tr>
      <w:tr w:rsidR="00B33692" w14:paraId="23132F58" w14:textId="77777777">
        <w:tc>
          <w:tcPr>
            <w:tcW w:w="540" w:type="dxa"/>
            <w:shd w:val="clear" w:color="auto" w:fill="auto"/>
            <w:tcMar>
              <w:top w:w="100" w:type="dxa"/>
              <w:left w:w="100" w:type="dxa"/>
              <w:bottom w:w="100" w:type="dxa"/>
              <w:right w:w="100" w:type="dxa"/>
            </w:tcMar>
          </w:tcPr>
          <w:p w14:paraId="23132F56" w14:textId="77777777" w:rsidR="00B33692" w:rsidRDefault="006D1925">
            <w:pPr>
              <w:widowControl w:val="0"/>
              <w:spacing w:line="240" w:lineRule="auto"/>
            </w:pPr>
            <w:r>
              <w:t>5</w:t>
            </w:r>
          </w:p>
        </w:tc>
        <w:tc>
          <w:tcPr>
            <w:tcW w:w="8460" w:type="dxa"/>
            <w:shd w:val="clear" w:color="auto" w:fill="auto"/>
            <w:tcMar>
              <w:top w:w="100" w:type="dxa"/>
              <w:left w:w="100" w:type="dxa"/>
              <w:bottom w:w="100" w:type="dxa"/>
              <w:right w:w="100" w:type="dxa"/>
            </w:tcMar>
          </w:tcPr>
          <w:p w14:paraId="23132F57" w14:textId="77777777" w:rsidR="00B33692" w:rsidRDefault="006D1925">
            <w:pPr>
              <w:widowControl w:val="0"/>
              <w:spacing w:line="240" w:lineRule="auto"/>
            </w:pPr>
            <w:r>
              <w:t>The system will have a trainable AI model</w:t>
            </w:r>
          </w:p>
        </w:tc>
      </w:tr>
      <w:tr w:rsidR="00B33692" w14:paraId="23132F5B" w14:textId="77777777">
        <w:tc>
          <w:tcPr>
            <w:tcW w:w="540" w:type="dxa"/>
            <w:shd w:val="clear" w:color="auto" w:fill="auto"/>
            <w:tcMar>
              <w:top w:w="100" w:type="dxa"/>
              <w:left w:w="100" w:type="dxa"/>
              <w:bottom w:w="100" w:type="dxa"/>
              <w:right w:w="100" w:type="dxa"/>
            </w:tcMar>
          </w:tcPr>
          <w:p w14:paraId="23132F59" w14:textId="77777777" w:rsidR="00B33692" w:rsidRDefault="006D1925">
            <w:pPr>
              <w:widowControl w:val="0"/>
              <w:spacing w:line="240" w:lineRule="auto"/>
            </w:pPr>
            <w:r>
              <w:t>6</w:t>
            </w:r>
          </w:p>
        </w:tc>
        <w:tc>
          <w:tcPr>
            <w:tcW w:w="8460" w:type="dxa"/>
            <w:shd w:val="clear" w:color="auto" w:fill="auto"/>
            <w:tcMar>
              <w:top w:w="100" w:type="dxa"/>
              <w:left w:w="100" w:type="dxa"/>
              <w:bottom w:w="100" w:type="dxa"/>
              <w:right w:w="100" w:type="dxa"/>
            </w:tcMar>
          </w:tcPr>
          <w:p w14:paraId="23132F5A" w14:textId="77777777" w:rsidR="00B33692" w:rsidRDefault="006D1925">
            <w:pPr>
              <w:widowControl w:val="0"/>
              <w:spacing w:line="240" w:lineRule="auto"/>
            </w:pPr>
            <w:r>
              <w:t>The system will have a WEB based interface</w:t>
            </w:r>
          </w:p>
        </w:tc>
      </w:tr>
      <w:tr w:rsidR="00B33692" w14:paraId="23132F5E" w14:textId="77777777">
        <w:tc>
          <w:tcPr>
            <w:tcW w:w="540" w:type="dxa"/>
            <w:shd w:val="clear" w:color="auto" w:fill="auto"/>
            <w:tcMar>
              <w:top w:w="100" w:type="dxa"/>
              <w:left w:w="100" w:type="dxa"/>
              <w:bottom w:w="100" w:type="dxa"/>
              <w:right w:w="100" w:type="dxa"/>
            </w:tcMar>
          </w:tcPr>
          <w:p w14:paraId="23132F5C" w14:textId="77777777" w:rsidR="00B33692" w:rsidRDefault="006D1925">
            <w:pPr>
              <w:widowControl w:val="0"/>
              <w:spacing w:line="240" w:lineRule="auto"/>
            </w:pPr>
            <w:r>
              <w:t>7</w:t>
            </w:r>
          </w:p>
        </w:tc>
        <w:tc>
          <w:tcPr>
            <w:tcW w:w="8460" w:type="dxa"/>
            <w:shd w:val="clear" w:color="auto" w:fill="auto"/>
            <w:tcMar>
              <w:top w:w="100" w:type="dxa"/>
              <w:left w:w="100" w:type="dxa"/>
              <w:bottom w:w="100" w:type="dxa"/>
              <w:right w:w="100" w:type="dxa"/>
            </w:tcMar>
          </w:tcPr>
          <w:p w14:paraId="23132F5D" w14:textId="77777777" w:rsidR="00B33692" w:rsidRDefault="006D1925">
            <w:pPr>
              <w:widowControl w:val="0"/>
              <w:spacing w:line="240" w:lineRule="auto"/>
            </w:pPr>
            <w:r>
              <w:t>The system can share data between the webcam and the WEB interface</w:t>
            </w:r>
          </w:p>
        </w:tc>
      </w:tr>
      <w:tr w:rsidR="00B33692" w14:paraId="23132F61" w14:textId="77777777" w:rsidTr="00E62738">
        <w:tblPrEx>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ExChange w:id="511" w:author="safwan halabi" w:date="2024-05-18T19:01:00Z" w16du:dateUtc="2024-05-18T16:01:00Z">
            <w:tblPrEx>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Ex>
          </w:tblPrExChange>
        </w:tblPrEx>
        <w:trPr>
          <w:trHeight w:val="20"/>
          <w:trPrChange w:id="512" w:author="safwan halabi" w:date="2024-05-18T19:01:00Z" w16du:dateUtc="2024-05-18T16:01:00Z">
            <w:trPr>
              <w:trHeight w:val="477"/>
            </w:trPr>
          </w:trPrChange>
        </w:trPr>
        <w:tc>
          <w:tcPr>
            <w:tcW w:w="540" w:type="dxa"/>
            <w:shd w:val="clear" w:color="auto" w:fill="auto"/>
            <w:tcMar>
              <w:top w:w="100" w:type="dxa"/>
              <w:left w:w="100" w:type="dxa"/>
              <w:bottom w:w="100" w:type="dxa"/>
              <w:right w:w="100" w:type="dxa"/>
            </w:tcMar>
            <w:tcPrChange w:id="513" w:author="safwan halabi" w:date="2024-05-18T19:01:00Z" w16du:dateUtc="2024-05-18T16:01:00Z">
              <w:tcPr>
                <w:tcW w:w="540" w:type="dxa"/>
                <w:shd w:val="clear" w:color="auto" w:fill="auto"/>
                <w:tcMar>
                  <w:top w:w="100" w:type="dxa"/>
                  <w:left w:w="100" w:type="dxa"/>
                  <w:bottom w:w="100" w:type="dxa"/>
                  <w:right w:w="100" w:type="dxa"/>
                </w:tcMar>
              </w:tcPr>
            </w:tcPrChange>
          </w:tcPr>
          <w:p w14:paraId="23132F5F" w14:textId="77777777" w:rsidR="00B33692" w:rsidRDefault="006D1925">
            <w:pPr>
              <w:widowControl w:val="0"/>
              <w:spacing w:line="240" w:lineRule="auto"/>
            </w:pPr>
            <w:r>
              <w:t>8</w:t>
            </w:r>
          </w:p>
        </w:tc>
        <w:tc>
          <w:tcPr>
            <w:tcW w:w="8460" w:type="dxa"/>
            <w:shd w:val="clear" w:color="auto" w:fill="auto"/>
            <w:tcMar>
              <w:top w:w="100" w:type="dxa"/>
              <w:left w:w="100" w:type="dxa"/>
              <w:bottom w:w="100" w:type="dxa"/>
              <w:right w:w="100" w:type="dxa"/>
            </w:tcMar>
            <w:tcPrChange w:id="514" w:author="safwan halabi" w:date="2024-05-18T19:01:00Z" w16du:dateUtc="2024-05-18T16:01:00Z">
              <w:tcPr>
                <w:tcW w:w="8460" w:type="dxa"/>
                <w:shd w:val="clear" w:color="auto" w:fill="auto"/>
                <w:tcMar>
                  <w:top w:w="100" w:type="dxa"/>
                  <w:left w:w="100" w:type="dxa"/>
                  <w:bottom w:w="100" w:type="dxa"/>
                  <w:right w:w="100" w:type="dxa"/>
                </w:tcMar>
              </w:tcPr>
            </w:tcPrChange>
          </w:tcPr>
          <w:p w14:paraId="23132F60" w14:textId="77777777" w:rsidR="00B33692" w:rsidRDefault="006D1925">
            <w:pPr>
              <w:widowControl w:val="0"/>
              <w:spacing w:line="240" w:lineRule="auto"/>
            </w:pPr>
            <w:r>
              <w:t>The system can share data between the microphone and the WEB interface</w:t>
            </w:r>
          </w:p>
        </w:tc>
      </w:tr>
      <w:tr w:rsidR="00B33692" w14:paraId="23132F64" w14:textId="77777777">
        <w:tc>
          <w:tcPr>
            <w:tcW w:w="540" w:type="dxa"/>
            <w:shd w:val="clear" w:color="auto" w:fill="auto"/>
            <w:tcMar>
              <w:top w:w="100" w:type="dxa"/>
              <w:left w:w="100" w:type="dxa"/>
              <w:bottom w:w="100" w:type="dxa"/>
              <w:right w:w="100" w:type="dxa"/>
            </w:tcMar>
          </w:tcPr>
          <w:p w14:paraId="23132F62" w14:textId="77777777" w:rsidR="00B33692" w:rsidRDefault="006D1925">
            <w:pPr>
              <w:widowControl w:val="0"/>
              <w:spacing w:line="240" w:lineRule="auto"/>
            </w:pPr>
            <w:r>
              <w:t>9</w:t>
            </w:r>
          </w:p>
        </w:tc>
        <w:tc>
          <w:tcPr>
            <w:tcW w:w="8460" w:type="dxa"/>
            <w:shd w:val="clear" w:color="auto" w:fill="auto"/>
            <w:tcMar>
              <w:top w:w="100" w:type="dxa"/>
              <w:left w:w="100" w:type="dxa"/>
              <w:bottom w:w="100" w:type="dxa"/>
              <w:right w:w="100" w:type="dxa"/>
            </w:tcMar>
          </w:tcPr>
          <w:p w14:paraId="23132F63" w14:textId="77777777" w:rsidR="00B33692" w:rsidRDefault="006D1925">
            <w:pPr>
              <w:widowControl w:val="0"/>
              <w:spacing w:line="240" w:lineRule="auto"/>
            </w:pPr>
            <w:r>
              <w:t>The system can share data between the keyboard and the WEB interface</w:t>
            </w:r>
          </w:p>
        </w:tc>
      </w:tr>
      <w:tr w:rsidR="00B33692" w14:paraId="23132F67" w14:textId="77777777">
        <w:tc>
          <w:tcPr>
            <w:tcW w:w="540" w:type="dxa"/>
            <w:shd w:val="clear" w:color="auto" w:fill="auto"/>
            <w:tcMar>
              <w:top w:w="100" w:type="dxa"/>
              <w:left w:w="100" w:type="dxa"/>
              <w:bottom w:w="100" w:type="dxa"/>
              <w:right w:w="100" w:type="dxa"/>
            </w:tcMar>
          </w:tcPr>
          <w:p w14:paraId="23132F65" w14:textId="77777777" w:rsidR="00B33692" w:rsidRDefault="006D1925">
            <w:pPr>
              <w:widowControl w:val="0"/>
              <w:spacing w:line="240" w:lineRule="auto"/>
            </w:pPr>
            <w:r>
              <w:t>10</w:t>
            </w:r>
          </w:p>
        </w:tc>
        <w:tc>
          <w:tcPr>
            <w:tcW w:w="8460" w:type="dxa"/>
            <w:shd w:val="clear" w:color="auto" w:fill="auto"/>
            <w:tcMar>
              <w:top w:w="100" w:type="dxa"/>
              <w:left w:w="100" w:type="dxa"/>
              <w:bottom w:w="100" w:type="dxa"/>
              <w:right w:w="100" w:type="dxa"/>
            </w:tcMar>
          </w:tcPr>
          <w:p w14:paraId="23132F66" w14:textId="77777777" w:rsidR="00B33692" w:rsidRDefault="006D1925">
            <w:pPr>
              <w:widowControl w:val="0"/>
              <w:spacing w:line="240" w:lineRule="auto"/>
            </w:pPr>
            <w:r>
              <w:t xml:space="preserve">The system will conduct multiple tests </w:t>
            </w:r>
          </w:p>
        </w:tc>
      </w:tr>
      <w:tr w:rsidR="00B33692" w14:paraId="23132F6A" w14:textId="77777777">
        <w:tc>
          <w:tcPr>
            <w:tcW w:w="540" w:type="dxa"/>
            <w:shd w:val="clear" w:color="auto" w:fill="auto"/>
            <w:tcMar>
              <w:top w:w="100" w:type="dxa"/>
              <w:left w:w="100" w:type="dxa"/>
              <w:bottom w:w="100" w:type="dxa"/>
              <w:right w:w="100" w:type="dxa"/>
            </w:tcMar>
          </w:tcPr>
          <w:p w14:paraId="23132F68" w14:textId="77777777" w:rsidR="00B33692" w:rsidRDefault="006D1925">
            <w:pPr>
              <w:widowControl w:val="0"/>
              <w:spacing w:line="240" w:lineRule="auto"/>
            </w:pPr>
            <w:r>
              <w:t>11</w:t>
            </w:r>
          </w:p>
        </w:tc>
        <w:tc>
          <w:tcPr>
            <w:tcW w:w="8460" w:type="dxa"/>
            <w:shd w:val="clear" w:color="auto" w:fill="auto"/>
            <w:tcMar>
              <w:top w:w="100" w:type="dxa"/>
              <w:left w:w="100" w:type="dxa"/>
              <w:bottom w:w="100" w:type="dxa"/>
              <w:right w:w="100" w:type="dxa"/>
            </w:tcMar>
          </w:tcPr>
          <w:p w14:paraId="23132F69" w14:textId="77777777" w:rsidR="00B33692" w:rsidRDefault="006D1925">
            <w:pPr>
              <w:widowControl w:val="0"/>
              <w:spacing w:line="240" w:lineRule="auto"/>
            </w:pPr>
            <w:r>
              <w:t>The system will store test data in database</w:t>
            </w:r>
          </w:p>
        </w:tc>
      </w:tr>
      <w:tr w:rsidR="00B33692" w14:paraId="23132F6D" w14:textId="77777777">
        <w:tc>
          <w:tcPr>
            <w:tcW w:w="540" w:type="dxa"/>
            <w:shd w:val="clear" w:color="auto" w:fill="auto"/>
            <w:tcMar>
              <w:top w:w="100" w:type="dxa"/>
              <w:left w:w="100" w:type="dxa"/>
              <w:bottom w:w="100" w:type="dxa"/>
              <w:right w:w="100" w:type="dxa"/>
            </w:tcMar>
          </w:tcPr>
          <w:p w14:paraId="23132F6B" w14:textId="77777777" w:rsidR="00B33692" w:rsidRDefault="006D1925">
            <w:pPr>
              <w:widowControl w:val="0"/>
              <w:spacing w:line="240" w:lineRule="auto"/>
            </w:pPr>
            <w:r>
              <w:t>12</w:t>
            </w:r>
          </w:p>
        </w:tc>
        <w:tc>
          <w:tcPr>
            <w:tcW w:w="8460" w:type="dxa"/>
            <w:shd w:val="clear" w:color="auto" w:fill="auto"/>
            <w:tcMar>
              <w:top w:w="100" w:type="dxa"/>
              <w:left w:w="100" w:type="dxa"/>
              <w:bottom w:w="100" w:type="dxa"/>
              <w:right w:w="100" w:type="dxa"/>
            </w:tcMar>
          </w:tcPr>
          <w:p w14:paraId="23132F6C" w14:textId="77777777" w:rsidR="00B33692" w:rsidRDefault="006D1925">
            <w:pPr>
              <w:widowControl w:val="0"/>
              <w:spacing w:line="240" w:lineRule="auto"/>
            </w:pPr>
            <w:r>
              <w:t>The system will analyze data and produce behavior treatments using the model</w:t>
            </w:r>
          </w:p>
        </w:tc>
      </w:tr>
      <w:tr w:rsidR="00B33692" w14:paraId="23132F70" w14:textId="77777777">
        <w:tc>
          <w:tcPr>
            <w:tcW w:w="540" w:type="dxa"/>
            <w:shd w:val="clear" w:color="auto" w:fill="auto"/>
            <w:tcMar>
              <w:top w:w="100" w:type="dxa"/>
              <w:left w:w="100" w:type="dxa"/>
              <w:bottom w:w="100" w:type="dxa"/>
              <w:right w:w="100" w:type="dxa"/>
            </w:tcMar>
          </w:tcPr>
          <w:p w14:paraId="23132F6E" w14:textId="77777777" w:rsidR="00B33692" w:rsidRDefault="006D1925">
            <w:pPr>
              <w:widowControl w:val="0"/>
              <w:spacing w:line="240" w:lineRule="auto"/>
            </w:pPr>
            <w:r>
              <w:t>13</w:t>
            </w:r>
          </w:p>
        </w:tc>
        <w:tc>
          <w:tcPr>
            <w:tcW w:w="8460" w:type="dxa"/>
            <w:shd w:val="clear" w:color="auto" w:fill="auto"/>
            <w:tcMar>
              <w:top w:w="100" w:type="dxa"/>
              <w:left w:w="100" w:type="dxa"/>
              <w:bottom w:w="100" w:type="dxa"/>
              <w:right w:w="100" w:type="dxa"/>
            </w:tcMar>
          </w:tcPr>
          <w:p w14:paraId="23132F6F" w14:textId="77777777" w:rsidR="00B33692" w:rsidRDefault="006D1925">
            <w:pPr>
              <w:widowControl w:val="0"/>
              <w:spacing w:line="240" w:lineRule="auto"/>
            </w:pPr>
            <w:r>
              <w:t>The system will display analysis and results in WEB interface</w:t>
            </w:r>
          </w:p>
        </w:tc>
      </w:tr>
    </w:tbl>
    <w:p w14:paraId="23132F71" w14:textId="77777777" w:rsidR="00B33692" w:rsidRPr="009840C2" w:rsidDel="00F17860" w:rsidRDefault="00B33692">
      <w:pPr>
        <w:rPr>
          <w:del w:id="515" w:author="safwan halabi" w:date="2024-05-18T19:05:00Z" w16du:dateUtc="2024-05-18T16:05:00Z"/>
          <w:sz w:val="28"/>
          <w:szCs w:val="28"/>
        </w:rPr>
      </w:pPr>
    </w:p>
    <w:p w14:paraId="23132F72" w14:textId="77777777" w:rsidR="00B33692" w:rsidRPr="009840C2" w:rsidRDefault="006D1925">
      <w:pPr>
        <w:pStyle w:val="Heading3"/>
        <w:rPr>
          <w:color w:val="auto"/>
        </w:rPr>
      </w:pPr>
      <w:bookmarkStart w:id="516" w:name="_Toc167039095"/>
      <w:r w:rsidRPr="009840C2">
        <w:rPr>
          <w:color w:val="auto"/>
        </w:rPr>
        <w:t>5.1.2 Non-Functional:</w:t>
      </w:r>
      <w:bookmarkEnd w:id="516"/>
    </w:p>
    <w:p w14:paraId="23132F73" w14:textId="77777777" w:rsidR="00B33692" w:rsidRDefault="00B33692">
      <w:pPr>
        <w:rPr>
          <w:sz w:val="28"/>
          <w:szCs w:val="28"/>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517" w:author="safwan halabi" w:date="2024-05-18T19:01:00Z" w16du:dateUtc="2024-05-18T16:01:00Z">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540"/>
        <w:gridCol w:w="8460"/>
        <w:tblGridChange w:id="518">
          <w:tblGrid>
            <w:gridCol w:w="540"/>
            <w:gridCol w:w="8460"/>
          </w:tblGrid>
        </w:tblGridChange>
      </w:tblGrid>
      <w:tr w:rsidR="00B33692" w14:paraId="23132F76" w14:textId="77777777" w:rsidTr="00A547C4">
        <w:trPr>
          <w:trHeight w:val="239"/>
          <w:trPrChange w:id="519" w:author="safwan halabi" w:date="2024-05-18T19:01:00Z" w16du:dateUtc="2024-05-18T16:01:00Z">
            <w:trPr>
              <w:trHeight w:val="396"/>
            </w:trPr>
          </w:trPrChange>
        </w:trPr>
        <w:tc>
          <w:tcPr>
            <w:tcW w:w="540" w:type="dxa"/>
            <w:shd w:val="clear" w:color="auto" w:fill="auto"/>
            <w:tcMar>
              <w:top w:w="100" w:type="dxa"/>
              <w:left w:w="100" w:type="dxa"/>
              <w:bottom w:w="100" w:type="dxa"/>
              <w:right w:w="100" w:type="dxa"/>
            </w:tcMar>
            <w:tcPrChange w:id="520" w:author="safwan halabi" w:date="2024-05-18T19:01:00Z" w16du:dateUtc="2024-05-18T16:01:00Z">
              <w:tcPr>
                <w:tcW w:w="540" w:type="dxa"/>
                <w:shd w:val="clear" w:color="auto" w:fill="auto"/>
                <w:tcMar>
                  <w:top w:w="100" w:type="dxa"/>
                  <w:left w:w="100" w:type="dxa"/>
                  <w:bottom w:w="100" w:type="dxa"/>
                  <w:right w:w="100" w:type="dxa"/>
                </w:tcMar>
              </w:tcPr>
            </w:tcPrChange>
          </w:tcPr>
          <w:p w14:paraId="23132F74" w14:textId="77777777" w:rsidR="00B33692" w:rsidRDefault="006D1925" w:rsidP="00604F28">
            <w:pPr>
              <w:widowControl w:val="0"/>
              <w:spacing w:line="240" w:lineRule="auto"/>
            </w:pPr>
            <w:r>
              <w:t>1</w:t>
            </w:r>
          </w:p>
        </w:tc>
        <w:tc>
          <w:tcPr>
            <w:tcW w:w="8460" w:type="dxa"/>
            <w:shd w:val="clear" w:color="auto" w:fill="auto"/>
            <w:tcMar>
              <w:top w:w="100" w:type="dxa"/>
              <w:left w:w="100" w:type="dxa"/>
              <w:bottom w:w="100" w:type="dxa"/>
              <w:right w:w="100" w:type="dxa"/>
            </w:tcMar>
            <w:tcPrChange w:id="521" w:author="safwan halabi" w:date="2024-05-18T19:01:00Z" w16du:dateUtc="2024-05-18T16:01:00Z">
              <w:tcPr>
                <w:tcW w:w="8460" w:type="dxa"/>
                <w:shd w:val="clear" w:color="auto" w:fill="auto"/>
                <w:tcMar>
                  <w:top w:w="100" w:type="dxa"/>
                  <w:left w:w="100" w:type="dxa"/>
                  <w:bottom w:w="100" w:type="dxa"/>
                  <w:right w:w="100" w:type="dxa"/>
                </w:tcMar>
              </w:tcPr>
            </w:tcPrChange>
          </w:tcPr>
          <w:p w14:paraId="23132F75" w14:textId="77777777" w:rsidR="00B33692" w:rsidRDefault="006D1925" w:rsidP="00604F28">
            <w:pPr>
              <w:widowControl w:val="0"/>
              <w:spacing w:line="240" w:lineRule="auto"/>
            </w:pPr>
            <w:r>
              <w:t>Easy to use interface for the users</w:t>
            </w:r>
          </w:p>
        </w:tc>
      </w:tr>
      <w:tr w:rsidR="00B33692" w14:paraId="23132F79" w14:textId="77777777">
        <w:tc>
          <w:tcPr>
            <w:tcW w:w="540" w:type="dxa"/>
            <w:shd w:val="clear" w:color="auto" w:fill="auto"/>
            <w:tcMar>
              <w:top w:w="100" w:type="dxa"/>
              <w:left w:w="100" w:type="dxa"/>
              <w:bottom w:w="100" w:type="dxa"/>
              <w:right w:w="100" w:type="dxa"/>
            </w:tcMar>
          </w:tcPr>
          <w:p w14:paraId="23132F77" w14:textId="77777777" w:rsidR="00B33692" w:rsidRDefault="006D1925" w:rsidP="00604F28">
            <w:pPr>
              <w:widowControl w:val="0"/>
              <w:spacing w:line="240" w:lineRule="auto"/>
            </w:pPr>
            <w:r>
              <w:t>2</w:t>
            </w:r>
          </w:p>
        </w:tc>
        <w:tc>
          <w:tcPr>
            <w:tcW w:w="8460" w:type="dxa"/>
            <w:shd w:val="clear" w:color="auto" w:fill="auto"/>
            <w:tcMar>
              <w:top w:w="100" w:type="dxa"/>
              <w:left w:w="100" w:type="dxa"/>
              <w:bottom w:w="100" w:type="dxa"/>
              <w:right w:w="100" w:type="dxa"/>
            </w:tcMar>
          </w:tcPr>
          <w:p w14:paraId="23132F78" w14:textId="77777777" w:rsidR="00B33692" w:rsidRDefault="006D1925" w:rsidP="00604F28">
            <w:pPr>
              <w:widowControl w:val="0"/>
              <w:spacing w:line="240" w:lineRule="auto"/>
            </w:pPr>
            <w:r>
              <w:t>Supports all webcams and microphones</w:t>
            </w:r>
          </w:p>
        </w:tc>
      </w:tr>
      <w:tr w:rsidR="00B33692" w14:paraId="23132F7C" w14:textId="77777777">
        <w:tc>
          <w:tcPr>
            <w:tcW w:w="540" w:type="dxa"/>
            <w:shd w:val="clear" w:color="auto" w:fill="auto"/>
            <w:tcMar>
              <w:top w:w="100" w:type="dxa"/>
              <w:left w:w="100" w:type="dxa"/>
              <w:bottom w:w="100" w:type="dxa"/>
              <w:right w:w="100" w:type="dxa"/>
            </w:tcMar>
          </w:tcPr>
          <w:p w14:paraId="23132F7A" w14:textId="77777777" w:rsidR="00B33692" w:rsidRDefault="006D1925" w:rsidP="00604F28">
            <w:pPr>
              <w:widowControl w:val="0"/>
              <w:spacing w:line="240" w:lineRule="auto"/>
            </w:pPr>
            <w:r>
              <w:t>3</w:t>
            </w:r>
          </w:p>
        </w:tc>
        <w:tc>
          <w:tcPr>
            <w:tcW w:w="8460" w:type="dxa"/>
            <w:shd w:val="clear" w:color="auto" w:fill="auto"/>
            <w:tcMar>
              <w:top w:w="100" w:type="dxa"/>
              <w:left w:w="100" w:type="dxa"/>
              <w:bottom w:w="100" w:type="dxa"/>
              <w:right w:w="100" w:type="dxa"/>
            </w:tcMar>
          </w:tcPr>
          <w:p w14:paraId="23132F7B" w14:textId="77777777" w:rsidR="00B33692" w:rsidRDefault="006D1925" w:rsidP="00604F28">
            <w:pPr>
              <w:widowControl w:val="0"/>
              <w:spacing w:line="240" w:lineRule="auto"/>
            </w:pPr>
            <w:r>
              <w:t>Tests should be concluded in a short amount of time</w:t>
            </w:r>
          </w:p>
        </w:tc>
      </w:tr>
      <w:tr w:rsidR="00B33692" w14:paraId="23132F7F" w14:textId="77777777">
        <w:tc>
          <w:tcPr>
            <w:tcW w:w="540" w:type="dxa"/>
            <w:shd w:val="clear" w:color="auto" w:fill="auto"/>
            <w:tcMar>
              <w:top w:w="100" w:type="dxa"/>
              <w:left w:w="100" w:type="dxa"/>
              <w:bottom w:w="100" w:type="dxa"/>
              <w:right w:w="100" w:type="dxa"/>
            </w:tcMar>
          </w:tcPr>
          <w:p w14:paraId="23132F7D" w14:textId="77777777" w:rsidR="00B33692" w:rsidRDefault="006D1925" w:rsidP="00604F28">
            <w:pPr>
              <w:widowControl w:val="0"/>
              <w:spacing w:line="240" w:lineRule="auto"/>
            </w:pPr>
            <w:r>
              <w:t>4</w:t>
            </w:r>
          </w:p>
        </w:tc>
        <w:tc>
          <w:tcPr>
            <w:tcW w:w="8460" w:type="dxa"/>
            <w:shd w:val="clear" w:color="auto" w:fill="auto"/>
            <w:tcMar>
              <w:top w:w="100" w:type="dxa"/>
              <w:left w:w="100" w:type="dxa"/>
              <w:bottom w:w="100" w:type="dxa"/>
              <w:right w:w="100" w:type="dxa"/>
            </w:tcMar>
          </w:tcPr>
          <w:p w14:paraId="23132F7E" w14:textId="77777777" w:rsidR="00B33692" w:rsidRDefault="006D1925" w:rsidP="00604F28">
            <w:pPr>
              <w:widowControl w:val="0"/>
              <w:spacing w:line="240" w:lineRule="auto"/>
            </w:pPr>
            <w:r>
              <w:t>Analysis should be straightforward and easy to understand</w:t>
            </w:r>
          </w:p>
        </w:tc>
      </w:tr>
      <w:tr w:rsidR="00B33692" w14:paraId="23132F82" w14:textId="77777777">
        <w:tc>
          <w:tcPr>
            <w:tcW w:w="540" w:type="dxa"/>
            <w:shd w:val="clear" w:color="auto" w:fill="auto"/>
            <w:tcMar>
              <w:top w:w="100" w:type="dxa"/>
              <w:left w:w="100" w:type="dxa"/>
              <w:bottom w:w="100" w:type="dxa"/>
              <w:right w:w="100" w:type="dxa"/>
            </w:tcMar>
          </w:tcPr>
          <w:p w14:paraId="23132F80" w14:textId="77777777" w:rsidR="00B33692" w:rsidRDefault="006D1925" w:rsidP="00604F28">
            <w:pPr>
              <w:widowControl w:val="0"/>
              <w:spacing w:line="240" w:lineRule="auto"/>
            </w:pPr>
            <w:r>
              <w:t>5</w:t>
            </w:r>
          </w:p>
        </w:tc>
        <w:tc>
          <w:tcPr>
            <w:tcW w:w="8460" w:type="dxa"/>
            <w:shd w:val="clear" w:color="auto" w:fill="auto"/>
            <w:tcMar>
              <w:top w:w="100" w:type="dxa"/>
              <w:left w:w="100" w:type="dxa"/>
              <w:bottom w:w="100" w:type="dxa"/>
              <w:right w:w="100" w:type="dxa"/>
            </w:tcMar>
          </w:tcPr>
          <w:p w14:paraId="23132F81" w14:textId="77777777" w:rsidR="00B33692" w:rsidRDefault="006D1925" w:rsidP="00604F28">
            <w:pPr>
              <w:widowControl w:val="0"/>
              <w:spacing w:line="240" w:lineRule="auto"/>
            </w:pPr>
            <w:r>
              <w:t xml:space="preserve">Analysis will include instructions for the caregivers </w:t>
            </w:r>
          </w:p>
        </w:tc>
      </w:tr>
    </w:tbl>
    <w:p w14:paraId="23132F83" w14:textId="77777777" w:rsidR="00B33692" w:rsidDel="0018615E" w:rsidRDefault="00B33692">
      <w:pPr>
        <w:rPr>
          <w:del w:id="522" w:author="safwan halabi" w:date="2024-05-18T19:22:00Z" w16du:dateUtc="2024-05-18T16:22:00Z"/>
          <w:sz w:val="28"/>
          <w:szCs w:val="28"/>
        </w:rPr>
      </w:pPr>
    </w:p>
    <w:p w14:paraId="06880ED6" w14:textId="77777777" w:rsidR="0018615E" w:rsidRDefault="0018615E">
      <w:pPr>
        <w:spacing w:line="240" w:lineRule="auto"/>
        <w:rPr>
          <w:ins w:id="523" w:author="safwan halabi" w:date="2024-05-18T19:22:00Z" w16du:dateUtc="2024-05-18T16:22:00Z"/>
          <w:sz w:val="28"/>
          <w:szCs w:val="28"/>
        </w:rPr>
        <w:pPrChange w:id="524" w:author="safwan halabi" w:date="2024-05-18T19:01:00Z" w16du:dateUtc="2024-05-18T16:01:00Z">
          <w:pPr/>
        </w:pPrChange>
      </w:pPr>
    </w:p>
    <w:p w14:paraId="23132F84" w14:textId="77777777" w:rsidR="00B33692" w:rsidRDefault="00B33692">
      <w:pPr>
        <w:rPr>
          <w:sz w:val="28"/>
          <w:szCs w:val="28"/>
        </w:rPr>
      </w:pPr>
    </w:p>
    <w:p w14:paraId="23132F85" w14:textId="77777777" w:rsidR="00B33692" w:rsidRDefault="006D1925">
      <w:pPr>
        <w:pStyle w:val="Heading2"/>
      </w:pPr>
      <w:bookmarkStart w:id="525" w:name="_Toc167039096"/>
      <w:r>
        <w:lastRenderedPageBreak/>
        <w:t>5.2 Project Architecture</w:t>
      </w:r>
      <w:bookmarkEnd w:id="525"/>
    </w:p>
    <w:p w14:paraId="23132F86" w14:textId="77777777" w:rsidR="00B33692" w:rsidRDefault="00B33692"/>
    <w:p w14:paraId="23132F87" w14:textId="77777777" w:rsidR="00B33692" w:rsidRDefault="006D1925">
      <w:pPr>
        <w:ind w:firstLine="720"/>
        <w:rPr>
          <w:sz w:val="28"/>
          <w:szCs w:val="28"/>
        </w:rPr>
      </w:pPr>
      <w:r>
        <w:rPr>
          <w:noProof/>
          <w:sz w:val="28"/>
          <w:szCs w:val="28"/>
        </w:rPr>
        <w:drawing>
          <wp:inline distT="114300" distB="114300" distL="114300" distR="114300" wp14:anchorId="231330B4" wp14:editId="231330B5">
            <wp:extent cx="5731200" cy="39116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3911600"/>
                    </a:xfrm>
                    <a:prstGeom prst="rect">
                      <a:avLst/>
                    </a:prstGeom>
                    <a:ln/>
                  </pic:spPr>
                </pic:pic>
              </a:graphicData>
            </a:graphic>
          </wp:inline>
        </w:drawing>
      </w:r>
    </w:p>
    <w:p w14:paraId="23132F88" w14:textId="77777777" w:rsidR="00B33692" w:rsidRDefault="006D1925">
      <w:pPr>
        <w:spacing w:after="240" w:line="420" w:lineRule="auto"/>
        <w:jc w:val="center"/>
        <w:rPr>
          <w:color w:val="1F1F1F"/>
          <w:sz w:val="20"/>
          <w:szCs w:val="20"/>
        </w:rPr>
      </w:pPr>
      <w:r>
        <w:rPr>
          <w:color w:val="1F1F1F"/>
          <w:sz w:val="20"/>
          <w:szCs w:val="20"/>
        </w:rPr>
        <w:t>5.2.1 Project Overall Architecture</w:t>
      </w:r>
    </w:p>
    <w:p w14:paraId="23132F89" w14:textId="77777777" w:rsidR="00B33692" w:rsidRDefault="006D1925">
      <w:pPr>
        <w:spacing w:after="240" w:line="420" w:lineRule="auto"/>
        <w:jc w:val="center"/>
        <w:rPr>
          <w:color w:val="1F1F1F"/>
          <w:sz w:val="24"/>
          <w:szCs w:val="24"/>
        </w:rPr>
      </w:pPr>
      <w:r>
        <w:rPr>
          <w:noProof/>
          <w:color w:val="1F1F1F"/>
          <w:sz w:val="24"/>
          <w:szCs w:val="24"/>
        </w:rPr>
        <w:drawing>
          <wp:inline distT="0" distB="0" distL="0" distR="0" wp14:anchorId="231330B6" wp14:editId="231330B7">
            <wp:extent cx="5733415" cy="2194560"/>
            <wp:effectExtent l="0" t="0" r="0" b="0"/>
            <wp:docPr id="2" name="image9.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diagram&#10;&#10;Description automatically generated"/>
                    <pic:cNvPicPr preferRelativeResize="0"/>
                  </pic:nvPicPr>
                  <pic:blipFill>
                    <a:blip r:embed="rId11"/>
                    <a:srcRect/>
                    <a:stretch>
                      <a:fillRect/>
                    </a:stretch>
                  </pic:blipFill>
                  <pic:spPr>
                    <a:xfrm>
                      <a:off x="0" y="0"/>
                      <a:ext cx="5733415" cy="2194560"/>
                    </a:xfrm>
                    <a:prstGeom prst="rect">
                      <a:avLst/>
                    </a:prstGeom>
                    <a:ln/>
                  </pic:spPr>
                </pic:pic>
              </a:graphicData>
            </a:graphic>
          </wp:inline>
        </w:drawing>
      </w:r>
    </w:p>
    <w:p w14:paraId="23132F8A" w14:textId="77777777" w:rsidR="00B33692" w:rsidRDefault="006D1925">
      <w:pPr>
        <w:spacing w:after="240" w:line="420" w:lineRule="auto"/>
        <w:jc w:val="center"/>
        <w:rPr>
          <w:color w:val="1F1F1F"/>
          <w:sz w:val="20"/>
          <w:szCs w:val="20"/>
        </w:rPr>
      </w:pPr>
      <w:r>
        <w:rPr>
          <w:color w:val="1F1F1F"/>
          <w:sz w:val="20"/>
          <w:szCs w:val="20"/>
        </w:rPr>
        <w:t>5.2.2 MVC Model</w:t>
      </w:r>
    </w:p>
    <w:p w14:paraId="23132F8B" w14:textId="77777777" w:rsidR="00B33692" w:rsidDel="0018615E" w:rsidRDefault="00B33692">
      <w:pPr>
        <w:spacing w:before="240" w:after="240"/>
        <w:rPr>
          <w:del w:id="526" w:author="safwan halabi" w:date="2024-05-18T19:05:00Z" w16du:dateUtc="2024-05-18T16:05:00Z"/>
          <w:b/>
          <w:color w:val="1F1F1F"/>
          <w:sz w:val="24"/>
          <w:szCs w:val="24"/>
        </w:rPr>
      </w:pPr>
    </w:p>
    <w:p w14:paraId="44032CCC" w14:textId="77777777" w:rsidR="0018615E" w:rsidRDefault="0018615E">
      <w:pPr>
        <w:spacing w:before="240" w:after="240"/>
        <w:rPr>
          <w:ins w:id="527" w:author="safwan halabi" w:date="2024-05-18T19:23:00Z" w16du:dateUtc="2024-05-18T16:23:00Z"/>
          <w:b/>
          <w:color w:val="1F1F1F"/>
          <w:sz w:val="24"/>
          <w:szCs w:val="24"/>
        </w:rPr>
      </w:pPr>
    </w:p>
    <w:p w14:paraId="513CD91C" w14:textId="77777777" w:rsidR="0018615E" w:rsidRDefault="0018615E">
      <w:pPr>
        <w:spacing w:before="240" w:after="240"/>
        <w:rPr>
          <w:ins w:id="528" w:author="safwan halabi" w:date="2024-05-18T19:23:00Z" w16du:dateUtc="2024-05-18T16:23:00Z"/>
          <w:b/>
          <w:color w:val="1F1F1F"/>
          <w:sz w:val="24"/>
          <w:szCs w:val="24"/>
        </w:rPr>
      </w:pPr>
    </w:p>
    <w:p w14:paraId="23132F8C" w14:textId="77777777" w:rsidR="00B33692" w:rsidDel="00F17860" w:rsidRDefault="00B33692">
      <w:pPr>
        <w:spacing w:before="240" w:after="240"/>
        <w:rPr>
          <w:del w:id="529" w:author="safwan halabi" w:date="2024-05-18T19:05:00Z" w16du:dateUtc="2024-05-18T16:05:00Z"/>
          <w:b/>
          <w:color w:val="1F1F1F"/>
          <w:sz w:val="24"/>
          <w:szCs w:val="24"/>
        </w:rPr>
      </w:pPr>
    </w:p>
    <w:p w14:paraId="23132F8D" w14:textId="77777777" w:rsidR="00B33692" w:rsidDel="00F17860" w:rsidRDefault="00B33692">
      <w:pPr>
        <w:spacing w:before="240" w:after="240"/>
        <w:rPr>
          <w:del w:id="530" w:author="safwan halabi" w:date="2024-05-18T19:05:00Z" w16du:dateUtc="2024-05-18T16:05:00Z"/>
          <w:b/>
          <w:color w:val="1F1F1F"/>
          <w:sz w:val="24"/>
          <w:szCs w:val="24"/>
        </w:rPr>
      </w:pPr>
    </w:p>
    <w:p w14:paraId="23132F8E" w14:textId="77777777" w:rsidR="00B33692" w:rsidRDefault="00B33692">
      <w:pPr>
        <w:spacing w:before="240" w:after="240"/>
        <w:rPr>
          <w:b/>
          <w:color w:val="1F1F1F"/>
          <w:sz w:val="24"/>
          <w:szCs w:val="24"/>
        </w:rPr>
      </w:pPr>
    </w:p>
    <w:p w14:paraId="23132F8F" w14:textId="77777777" w:rsidR="00B33692" w:rsidRDefault="006D1925">
      <w:pPr>
        <w:spacing w:before="240" w:after="240"/>
        <w:rPr>
          <w:b/>
          <w:color w:val="1F1F1F"/>
          <w:sz w:val="24"/>
          <w:szCs w:val="24"/>
        </w:rPr>
      </w:pPr>
      <w:r>
        <w:rPr>
          <w:b/>
          <w:color w:val="1F1F1F"/>
          <w:sz w:val="24"/>
          <w:szCs w:val="24"/>
        </w:rPr>
        <w:lastRenderedPageBreak/>
        <w:t>Model</w:t>
      </w:r>
    </w:p>
    <w:p w14:paraId="23132F90" w14:textId="77777777" w:rsidR="00B33692" w:rsidRDefault="006D1925">
      <w:pPr>
        <w:spacing w:before="240" w:after="240"/>
        <w:rPr>
          <w:color w:val="1F1F1F"/>
        </w:rPr>
      </w:pPr>
      <w:r>
        <w:rPr>
          <w:color w:val="1F1F1F"/>
        </w:rPr>
        <w:t>Our MongoDB instance will act as the data storage for this project. It will receive test results and questionnaire answers from the Controller and be responsible for storing them securely.</w:t>
      </w:r>
    </w:p>
    <w:p w14:paraId="23132F91" w14:textId="77777777" w:rsidR="00B33692" w:rsidRDefault="006D1925">
      <w:pPr>
        <w:spacing w:before="240" w:after="240"/>
        <w:rPr>
          <w:b/>
          <w:color w:val="1F1F1F"/>
          <w:sz w:val="24"/>
          <w:szCs w:val="24"/>
        </w:rPr>
      </w:pPr>
      <w:r>
        <w:rPr>
          <w:b/>
          <w:color w:val="1F1F1F"/>
          <w:sz w:val="24"/>
          <w:szCs w:val="24"/>
        </w:rPr>
        <w:t>Controller</w:t>
      </w:r>
    </w:p>
    <w:p w14:paraId="23132F92" w14:textId="77777777" w:rsidR="00B33692" w:rsidRDefault="006D1925">
      <w:pPr>
        <w:spacing w:before="240" w:after="240"/>
        <w:rPr>
          <w:color w:val="1F1F1F"/>
        </w:rPr>
      </w:pPr>
      <w:r>
        <w:rPr>
          <w:color w:val="1F1F1F"/>
        </w:rPr>
        <w:t>The Controller layer will handle user interactions. It will initiate the test interfaces (vocal and eye-tracking) and the questionnaire. It will then receive the test results and questionnaire answers from the user and store them in the Model (MongoDB) without any child-specific identifiers. Additionally, the Controller will trigger the AI model for prediction when both tests and questionnaires are completed. It will receive the predicted severity from the model and store it along with the corresponding test and questionnaire identifiers in the Model.</w:t>
      </w:r>
    </w:p>
    <w:p w14:paraId="23132F93" w14:textId="77777777" w:rsidR="00B33692" w:rsidRDefault="006D1925">
      <w:pPr>
        <w:spacing w:before="240" w:after="240"/>
        <w:rPr>
          <w:b/>
          <w:color w:val="1F1F1F"/>
          <w:sz w:val="24"/>
          <w:szCs w:val="24"/>
        </w:rPr>
      </w:pPr>
      <w:r>
        <w:rPr>
          <w:b/>
          <w:color w:val="1F1F1F"/>
          <w:sz w:val="24"/>
          <w:szCs w:val="24"/>
        </w:rPr>
        <w:t>View</w:t>
      </w:r>
    </w:p>
    <w:p w14:paraId="23132F94" w14:textId="25AF8CF3" w:rsidR="00B33692" w:rsidRDefault="006D1925">
      <w:pPr>
        <w:spacing w:before="240" w:after="240"/>
        <w:rPr>
          <w:color w:val="1F1F1F"/>
        </w:rPr>
      </w:pPr>
      <w:r>
        <w:rPr>
          <w:color w:val="1F1F1F"/>
        </w:rPr>
        <w:t xml:space="preserve">The View layer is responsible for presenting the user interface. This includes displaying the test interfaces for vocal and eye-tracking tests, as well as the questionnaire for caregivers to fill out. The View will also present the predicted ADHD severity index to the user after the prediction process is complete. Here, it can optionally show details of the tests and the questionnaire used for </w:t>
      </w:r>
      <w:del w:id="531" w:author="safwan halabi" w:date="2024-05-18T19:08:00Z" w16du:dateUtc="2024-05-18T16:08:00Z">
        <w:r w:rsidDel="00A638BB">
          <w:rPr>
            <w:color w:val="1F1F1F"/>
          </w:rPr>
          <w:delText>prediction, but</w:delText>
        </w:r>
      </w:del>
      <w:ins w:id="532" w:author="safwan halabi" w:date="2024-05-18T19:08:00Z" w16du:dateUtc="2024-05-18T16:08:00Z">
        <w:r w:rsidR="00A638BB">
          <w:rPr>
            <w:color w:val="1F1F1F"/>
          </w:rPr>
          <w:t>prediction but</w:t>
        </w:r>
      </w:ins>
      <w:r>
        <w:rPr>
          <w:color w:val="1F1F1F"/>
        </w:rPr>
        <w:t xml:space="preserve"> ensure that this information doesn't reveal any details about the child.</w:t>
      </w:r>
    </w:p>
    <w:p w14:paraId="23132F95" w14:textId="77777777" w:rsidR="00B33692" w:rsidRDefault="006D1925">
      <w:pPr>
        <w:spacing w:before="240" w:after="240"/>
        <w:rPr>
          <w:color w:val="1F1F1F"/>
        </w:rPr>
      </w:pPr>
      <w:r>
        <w:rPr>
          <w:color w:val="1F1F1F"/>
        </w:rPr>
        <w:t>This way our app separates the concerns of data storage (Model), user interaction handling and prediction (Controller), and user interface presentation (View). It adheres to the privacy requirements by not storing child data and focuses on the test results, questionnaire answers, and the resulting predictions.</w:t>
      </w:r>
    </w:p>
    <w:p w14:paraId="23132F96" w14:textId="5A9501F3" w:rsidR="00B33692" w:rsidDel="007B1027" w:rsidRDefault="00B33692">
      <w:pPr>
        <w:rPr>
          <w:del w:id="533" w:author="safwan halabi" w:date="2024-05-18T19:24:00Z" w16du:dateUtc="2024-05-18T16:24:00Z"/>
          <w:sz w:val="28"/>
          <w:szCs w:val="28"/>
        </w:rPr>
      </w:pPr>
    </w:p>
    <w:p w14:paraId="23132F97" w14:textId="77777777" w:rsidR="00B33692" w:rsidDel="00F17860" w:rsidRDefault="00B33692">
      <w:pPr>
        <w:rPr>
          <w:del w:id="534" w:author="safwan halabi" w:date="2024-05-18T19:05:00Z" w16du:dateUtc="2024-05-18T16:05:00Z"/>
          <w:sz w:val="28"/>
          <w:szCs w:val="28"/>
        </w:rPr>
      </w:pPr>
    </w:p>
    <w:p w14:paraId="23132F98" w14:textId="77777777" w:rsidR="00B33692" w:rsidDel="00F17860" w:rsidRDefault="00B33692">
      <w:pPr>
        <w:rPr>
          <w:del w:id="535" w:author="safwan halabi" w:date="2024-05-18T19:05:00Z" w16du:dateUtc="2024-05-18T16:05:00Z"/>
          <w:sz w:val="28"/>
          <w:szCs w:val="28"/>
        </w:rPr>
      </w:pPr>
    </w:p>
    <w:p w14:paraId="23132F99" w14:textId="77777777" w:rsidR="00B33692" w:rsidDel="00F17860" w:rsidRDefault="00B33692">
      <w:pPr>
        <w:rPr>
          <w:del w:id="536" w:author="safwan halabi" w:date="2024-05-18T19:05:00Z" w16du:dateUtc="2024-05-18T16:05:00Z"/>
          <w:sz w:val="28"/>
          <w:szCs w:val="28"/>
        </w:rPr>
      </w:pPr>
    </w:p>
    <w:p w14:paraId="23132F9A" w14:textId="77777777" w:rsidR="00B33692" w:rsidDel="00F17860" w:rsidRDefault="00B33692">
      <w:pPr>
        <w:rPr>
          <w:del w:id="537" w:author="safwan halabi" w:date="2024-05-18T19:05:00Z" w16du:dateUtc="2024-05-18T16:05:00Z"/>
          <w:sz w:val="28"/>
          <w:szCs w:val="28"/>
        </w:rPr>
      </w:pPr>
    </w:p>
    <w:p w14:paraId="23132F9B" w14:textId="77777777" w:rsidR="00B33692" w:rsidDel="00F17860" w:rsidRDefault="00B33692">
      <w:pPr>
        <w:rPr>
          <w:del w:id="538" w:author="safwan halabi" w:date="2024-05-18T19:05:00Z" w16du:dateUtc="2024-05-18T16:05:00Z"/>
          <w:sz w:val="28"/>
          <w:szCs w:val="28"/>
        </w:rPr>
      </w:pPr>
    </w:p>
    <w:p w14:paraId="23132F9C" w14:textId="77777777" w:rsidR="00B33692" w:rsidDel="00F17860" w:rsidRDefault="00B33692">
      <w:pPr>
        <w:rPr>
          <w:del w:id="539" w:author="safwan halabi" w:date="2024-05-18T19:05:00Z" w16du:dateUtc="2024-05-18T16:05:00Z"/>
          <w:sz w:val="28"/>
          <w:szCs w:val="28"/>
        </w:rPr>
      </w:pPr>
    </w:p>
    <w:p w14:paraId="23132F9D" w14:textId="77777777" w:rsidR="00B33692" w:rsidDel="00F17860" w:rsidRDefault="00B33692">
      <w:pPr>
        <w:rPr>
          <w:del w:id="540" w:author="safwan halabi" w:date="2024-05-18T19:05:00Z" w16du:dateUtc="2024-05-18T16:05:00Z"/>
          <w:sz w:val="28"/>
          <w:szCs w:val="28"/>
        </w:rPr>
      </w:pPr>
    </w:p>
    <w:p w14:paraId="23132F9E" w14:textId="77777777" w:rsidR="00B33692" w:rsidDel="00F17860" w:rsidRDefault="00B33692">
      <w:pPr>
        <w:rPr>
          <w:del w:id="541" w:author="safwan halabi" w:date="2024-05-18T19:05:00Z" w16du:dateUtc="2024-05-18T16:05:00Z"/>
          <w:sz w:val="28"/>
          <w:szCs w:val="28"/>
        </w:rPr>
      </w:pPr>
    </w:p>
    <w:p w14:paraId="23132F9F" w14:textId="77777777" w:rsidR="00B33692" w:rsidDel="00F17860" w:rsidRDefault="00B33692">
      <w:pPr>
        <w:rPr>
          <w:del w:id="542" w:author="safwan halabi" w:date="2024-05-18T19:05:00Z" w16du:dateUtc="2024-05-18T16:05:00Z"/>
          <w:sz w:val="28"/>
          <w:szCs w:val="28"/>
        </w:rPr>
      </w:pPr>
    </w:p>
    <w:p w14:paraId="23132FA0" w14:textId="77777777" w:rsidR="00B33692" w:rsidDel="00F17860" w:rsidRDefault="00B33692">
      <w:pPr>
        <w:rPr>
          <w:del w:id="543" w:author="safwan halabi" w:date="2024-05-18T19:05:00Z" w16du:dateUtc="2024-05-18T16:05:00Z"/>
          <w:sz w:val="28"/>
          <w:szCs w:val="28"/>
        </w:rPr>
      </w:pPr>
    </w:p>
    <w:p w14:paraId="23132FA1" w14:textId="77777777" w:rsidR="00B33692" w:rsidDel="00F17860" w:rsidRDefault="00B33692">
      <w:pPr>
        <w:rPr>
          <w:del w:id="544" w:author="safwan halabi" w:date="2024-05-18T19:05:00Z" w16du:dateUtc="2024-05-18T16:05:00Z"/>
          <w:sz w:val="28"/>
          <w:szCs w:val="28"/>
        </w:rPr>
      </w:pPr>
    </w:p>
    <w:p w14:paraId="23132FA2" w14:textId="77777777" w:rsidR="00B33692" w:rsidDel="00F17860" w:rsidRDefault="00B33692">
      <w:pPr>
        <w:rPr>
          <w:del w:id="545" w:author="safwan halabi" w:date="2024-05-18T19:05:00Z" w16du:dateUtc="2024-05-18T16:05:00Z"/>
          <w:sz w:val="28"/>
          <w:szCs w:val="28"/>
        </w:rPr>
      </w:pPr>
    </w:p>
    <w:p w14:paraId="23132FA3" w14:textId="77777777" w:rsidR="00B33692" w:rsidRDefault="00B33692">
      <w:pPr>
        <w:rPr>
          <w:sz w:val="28"/>
          <w:szCs w:val="28"/>
        </w:rPr>
      </w:pPr>
    </w:p>
    <w:p w14:paraId="23132FA4" w14:textId="77777777" w:rsidR="00B33692" w:rsidRDefault="006D1925">
      <w:pPr>
        <w:pStyle w:val="Heading2"/>
      </w:pPr>
      <w:bookmarkStart w:id="546" w:name="_Toc167039097"/>
      <w:r>
        <w:t>5.3 WEB Application</w:t>
      </w:r>
      <w:bookmarkEnd w:id="546"/>
    </w:p>
    <w:p w14:paraId="23132FA5" w14:textId="77777777" w:rsidR="00B33692" w:rsidRDefault="00B33692">
      <w:pPr>
        <w:rPr>
          <w:u w:val="single"/>
        </w:rPr>
      </w:pPr>
    </w:p>
    <w:p w14:paraId="23132FA6" w14:textId="77777777" w:rsidR="00B33692" w:rsidRDefault="006D1925">
      <w:r>
        <w:t>This section outlines the technical specifications and functionalities of the web application that will be the user interface for this project.  The application will be accessible through a web browser, allowing users to interact with the system and receive test results.  The following sections detail the chosen technologies, framework, and libraries used to build the application, ensuring a user-friendly and informative experience.</w:t>
      </w:r>
    </w:p>
    <w:p w14:paraId="23132FA7" w14:textId="77777777" w:rsidR="00B33692" w:rsidRDefault="00B33692"/>
    <w:p w14:paraId="23132FA8" w14:textId="77777777" w:rsidR="00B33692" w:rsidRDefault="006D1925">
      <w:pPr>
        <w:numPr>
          <w:ilvl w:val="0"/>
          <w:numId w:val="3"/>
        </w:numPr>
      </w:pPr>
      <w:r>
        <w:rPr>
          <w:b/>
        </w:rPr>
        <w:t>Simplifying Results for Clear Understanding</w:t>
      </w:r>
      <w:r>
        <w:t>:  We've prioritized a user-friendly interface to make grasping your test results a breeze.  Our web application leverages cutting-edge tools to deliver a smooth experience.</w:t>
      </w:r>
    </w:p>
    <w:p w14:paraId="325601AA" w14:textId="23CC50A2" w:rsidR="00CB0EA9" w:rsidRDefault="006D1925" w:rsidP="00CB0EA9">
      <w:pPr>
        <w:numPr>
          <w:ilvl w:val="0"/>
          <w:numId w:val="3"/>
        </w:numPr>
        <w:rPr>
          <w:ins w:id="547" w:author="safwan halabi" w:date="2024-05-20T11:27:00Z" w16du:dateUtc="2024-05-20T08:27:00Z"/>
        </w:rPr>
      </w:pPr>
      <w:r>
        <w:rPr>
          <w:b/>
        </w:rPr>
        <w:t>React</w:t>
      </w:r>
      <w:ins w:id="548" w:author="safwan halabi" w:date="2024-05-20T11:24:00Z" w16du:dateUtc="2024-05-20T08:24:00Z">
        <w:r w:rsidR="00643F55">
          <w:rPr>
            <w:b/>
          </w:rPr>
          <w:t>/WIX</w:t>
        </w:r>
      </w:ins>
      <w:del w:id="549" w:author="safwan halabi" w:date="2024-05-20T11:24:00Z" w16du:dateUtc="2024-05-20T08:24:00Z">
        <w:r w:rsidDel="00643F55">
          <w:rPr>
            <w:b/>
          </w:rPr>
          <w:delText>.js</w:delText>
        </w:r>
      </w:del>
      <w:r>
        <w:rPr>
          <w:b/>
        </w:rPr>
        <w:t xml:space="preserve"> - Building Dynamic User Interfaces</w:t>
      </w:r>
      <w:r>
        <w:t xml:space="preserve">: For the </w:t>
      </w:r>
      <w:r>
        <w:rPr>
          <w:b/>
        </w:rPr>
        <w:t>Front-End</w:t>
      </w:r>
      <w:r>
        <w:t xml:space="preserve"> section of our project we decided to use </w:t>
      </w:r>
      <w:r>
        <w:rPr>
          <w:b/>
        </w:rPr>
        <w:t>React</w:t>
      </w:r>
      <w:ins w:id="550" w:author="safwan halabi" w:date="2024-05-20T11:24:00Z" w16du:dateUtc="2024-05-20T08:24:00Z">
        <w:r w:rsidR="00643F55">
          <w:rPr>
            <w:b/>
          </w:rPr>
          <w:t>/WIX</w:t>
        </w:r>
      </w:ins>
      <w:del w:id="551" w:author="safwan halabi" w:date="2024-05-20T11:24:00Z" w16du:dateUtc="2024-05-20T08:24:00Z">
        <w:r w:rsidDel="00643F55">
          <w:rPr>
            <w:b/>
          </w:rPr>
          <w:delText>.js</w:delText>
        </w:r>
      </w:del>
      <w:r>
        <w:t xml:space="preserve">, a popular open-source </w:t>
      </w:r>
      <w:del w:id="552" w:author="safwan halabi" w:date="2024-05-20T11:24:00Z" w16du:dateUtc="2024-05-20T08:24:00Z">
        <w:r w:rsidDel="000E0160">
          <w:delText xml:space="preserve">JavaScript </w:delText>
        </w:r>
      </w:del>
      <w:r>
        <w:t xml:space="preserve">library, empowers developers to build dynamic and interactive user interfaces for web applications. Its component-based architecture allows for the creation of reusable UI building blocks, promoting clean and maintainable code. React utilizes a declarative approach, where developers describe the desired state of the UI, and the library efficiently updates the </w:t>
      </w:r>
      <w:r>
        <w:lastRenderedPageBreak/>
        <w:t>actual web page structure through a virtual DOM, ensuring optimal performance and a smooth user experience.</w:t>
      </w:r>
      <w:del w:id="553" w:author="safwan halabi" w:date="2024-05-20T11:27:00Z" w16du:dateUtc="2024-05-20T08:27:00Z">
        <w:r w:rsidDel="00CB0EA9">
          <w:delText xml:space="preserve"> </w:delText>
        </w:r>
      </w:del>
    </w:p>
    <w:p w14:paraId="6F8D307F" w14:textId="09F0BE5F" w:rsidR="00CB0EA9" w:rsidRPr="00CB0EA9" w:rsidRDefault="00CB0EA9">
      <w:pPr>
        <w:ind w:left="720"/>
        <w:rPr>
          <w:bCs/>
          <w:rPrChange w:id="554" w:author="safwan halabi" w:date="2024-05-20T11:27:00Z" w16du:dateUtc="2024-05-20T08:27:00Z">
            <w:rPr/>
          </w:rPrChange>
        </w:rPr>
        <w:pPrChange w:id="555" w:author="safwan halabi" w:date="2024-05-20T11:27:00Z" w16du:dateUtc="2024-05-20T08:27:00Z">
          <w:pPr>
            <w:numPr>
              <w:numId w:val="3"/>
            </w:numPr>
            <w:ind w:left="720" w:hanging="360"/>
          </w:pPr>
        </w:pPrChange>
      </w:pPr>
      <w:ins w:id="556" w:author="safwan halabi" w:date="2024-05-20T11:27:00Z" w16du:dateUtc="2024-05-20T08:27:00Z">
        <w:r>
          <w:rPr>
            <w:bCs/>
          </w:rPr>
          <w:t xml:space="preserve">WIX provides a rough sketch of the WEB pages, said design could be used </w:t>
        </w:r>
      </w:ins>
      <w:r w:rsidR="00161094">
        <w:rPr>
          <w:bCs/>
        </w:rPr>
        <w:t>as is in</w:t>
      </w:r>
      <w:ins w:id="557" w:author="safwan halabi" w:date="2024-05-20T11:27:00Z" w16du:dateUtc="2024-05-20T08:27:00Z">
        <w:r>
          <w:rPr>
            <w:bCs/>
          </w:rPr>
          <w:t xml:space="preserve"> the final product</w:t>
        </w:r>
        <w:r w:rsidR="00320658">
          <w:rPr>
            <w:bCs/>
          </w:rPr>
          <w:t>.</w:t>
        </w:r>
      </w:ins>
    </w:p>
    <w:p w14:paraId="23132FAA" w14:textId="77777777" w:rsidR="00B33692" w:rsidRDefault="006D1925">
      <w:pPr>
        <w:numPr>
          <w:ilvl w:val="0"/>
          <w:numId w:val="3"/>
        </w:numPr>
        <w:rPr>
          <w:b/>
        </w:rPr>
      </w:pPr>
      <w:r>
        <w:rPr>
          <w:b/>
        </w:rPr>
        <w:t>Django - Powering Web Development with Speed and Efficiency</w:t>
      </w:r>
      <w:r>
        <w:t xml:space="preserve">: For the </w:t>
      </w:r>
      <w:r>
        <w:rPr>
          <w:b/>
        </w:rPr>
        <w:t>Back-End</w:t>
      </w:r>
      <w:r>
        <w:t xml:space="preserve"> section of our project we decided to use </w:t>
      </w:r>
      <w:r>
        <w:rPr>
          <w:b/>
        </w:rPr>
        <w:t>Django</w:t>
      </w:r>
      <w:r>
        <w:t xml:space="preserve">, a high-level Python web framework that offers a robust and efficient foundation for building complex web applications. Favored for its clean design and rapid development capabilities, Django provides a collection of pre-built components and functionalities that handle common web development tasks like database access, user authentication, and URL routing.  This streamlined approach allows developers to focus on the core logic and unique features of their application, expediting the development process and fostering code reusability.  </w:t>
      </w:r>
    </w:p>
    <w:p w14:paraId="23132FAB" w14:textId="77777777" w:rsidR="00B33692" w:rsidRDefault="00B33692"/>
    <w:p w14:paraId="23132FAC" w14:textId="77777777" w:rsidR="00B33692" w:rsidRDefault="006D1925">
      <w:r>
        <w:t>We provided sketches of the WEB application in the following pages.</w:t>
      </w:r>
    </w:p>
    <w:p w14:paraId="23132FAD" w14:textId="77777777" w:rsidR="00B33692" w:rsidRDefault="006D1925">
      <w:r>
        <w:rPr>
          <w:noProof/>
        </w:rPr>
        <w:drawing>
          <wp:inline distT="114300" distB="114300" distL="114300" distR="114300" wp14:anchorId="231330B8" wp14:editId="231330B9">
            <wp:extent cx="5731200" cy="52578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1200" cy="5257800"/>
                    </a:xfrm>
                    <a:prstGeom prst="rect">
                      <a:avLst/>
                    </a:prstGeom>
                    <a:ln/>
                  </pic:spPr>
                </pic:pic>
              </a:graphicData>
            </a:graphic>
          </wp:inline>
        </w:drawing>
      </w:r>
    </w:p>
    <w:p w14:paraId="23132FAE" w14:textId="77777777" w:rsidR="00B33692" w:rsidRDefault="00B33692"/>
    <w:p w14:paraId="23132FAF" w14:textId="77777777" w:rsidR="00B33692" w:rsidRDefault="006D1925">
      <w:pPr>
        <w:jc w:val="center"/>
      </w:pPr>
      <w:r>
        <w:t>5.3.1 The WEB App’s Home Page</w:t>
      </w:r>
    </w:p>
    <w:p w14:paraId="23132FB0" w14:textId="77777777" w:rsidR="00B33692" w:rsidRDefault="00B33692"/>
    <w:p w14:paraId="23132FB1" w14:textId="77777777" w:rsidR="00B33692" w:rsidRDefault="00B33692"/>
    <w:p w14:paraId="23132FB2" w14:textId="77777777" w:rsidR="00B33692" w:rsidRDefault="006D1925">
      <w:r>
        <w:rPr>
          <w:noProof/>
        </w:rPr>
        <w:lastRenderedPageBreak/>
        <w:drawing>
          <wp:inline distT="114300" distB="114300" distL="114300" distR="114300" wp14:anchorId="231330BA" wp14:editId="231330BB">
            <wp:extent cx="5731200" cy="4445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4445000"/>
                    </a:xfrm>
                    <a:prstGeom prst="rect">
                      <a:avLst/>
                    </a:prstGeom>
                    <a:ln/>
                  </pic:spPr>
                </pic:pic>
              </a:graphicData>
            </a:graphic>
          </wp:inline>
        </w:drawing>
      </w:r>
    </w:p>
    <w:p w14:paraId="23132FB3" w14:textId="77777777" w:rsidR="00B33692" w:rsidRDefault="00B33692"/>
    <w:p w14:paraId="23132FB4" w14:textId="77777777" w:rsidR="00B33692" w:rsidRDefault="006D1925">
      <w:pPr>
        <w:jc w:val="center"/>
      </w:pPr>
      <w:r>
        <w:t>5.3.2 The WEB App’s FAQ Page</w:t>
      </w:r>
    </w:p>
    <w:p w14:paraId="23132FB5" w14:textId="77777777" w:rsidR="00B33692" w:rsidRDefault="00B33692">
      <w:pPr>
        <w:jc w:val="center"/>
      </w:pPr>
    </w:p>
    <w:p w14:paraId="23132FB6" w14:textId="77777777" w:rsidR="00B33692" w:rsidRDefault="006D1925">
      <w:r>
        <w:rPr>
          <w:noProof/>
        </w:rPr>
        <w:lastRenderedPageBreak/>
        <w:drawing>
          <wp:inline distT="114300" distB="114300" distL="114300" distR="114300" wp14:anchorId="231330BC" wp14:editId="231330BD">
            <wp:extent cx="5731200" cy="4584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4584700"/>
                    </a:xfrm>
                    <a:prstGeom prst="rect">
                      <a:avLst/>
                    </a:prstGeom>
                    <a:ln/>
                  </pic:spPr>
                </pic:pic>
              </a:graphicData>
            </a:graphic>
          </wp:inline>
        </w:drawing>
      </w:r>
    </w:p>
    <w:p w14:paraId="23132FB7" w14:textId="77777777" w:rsidR="00B33692" w:rsidRDefault="006D1925">
      <w:pPr>
        <w:jc w:val="center"/>
      </w:pPr>
      <w:r>
        <w:t>5.3.3 Results and Treatment Page</w:t>
      </w:r>
    </w:p>
    <w:p w14:paraId="23132FB8" w14:textId="77777777" w:rsidR="00B33692" w:rsidRDefault="00B33692"/>
    <w:p w14:paraId="23132FB9" w14:textId="77777777" w:rsidR="00B33692" w:rsidRDefault="00B33692"/>
    <w:p w14:paraId="23132FBA" w14:textId="77777777" w:rsidR="00B33692" w:rsidRDefault="00B33692"/>
    <w:p w14:paraId="23132FBB" w14:textId="77777777" w:rsidR="00B33692" w:rsidRDefault="00B33692"/>
    <w:p w14:paraId="23132FBC" w14:textId="77777777" w:rsidR="00B33692" w:rsidRDefault="00B33692"/>
    <w:p w14:paraId="23132FBD" w14:textId="77777777" w:rsidR="00B33692" w:rsidRDefault="00B33692"/>
    <w:p w14:paraId="23132FBE" w14:textId="77777777" w:rsidR="00B33692" w:rsidRDefault="00B33692"/>
    <w:p w14:paraId="23132FBF" w14:textId="77777777" w:rsidR="00B33692" w:rsidRDefault="00B33692"/>
    <w:p w14:paraId="23132FC0" w14:textId="77777777" w:rsidR="00B33692" w:rsidRDefault="00B33692"/>
    <w:p w14:paraId="23132FC1" w14:textId="77777777" w:rsidR="00B33692" w:rsidRDefault="00B33692"/>
    <w:p w14:paraId="23132FC2" w14:textId="77777777" w:rsidR="00B33692" w:rsidRDefault="00B33692"/>
    <w:p w14:paraId="23132FC3" w14:textId="77777777" w:rsidR="00B33692" w:rsidRDefault="00B33692"/>
    <w:p w14:paraId="23132FC4" w14:textId="77777777" w:rsidR="00B33692" w:rsidRDefault="00B33692"/>
    <w:p w14:paraId="23132FC5" w14:textId="77777777" w:rsidR="00B33692" w:rsidRDefault="00B33692"/>
    <w:p w14:paraId="23132FC6" w14:textId="77777777" w:rsidR="00B33692" w:rsidRDefault="00B33692"/>
    <w:p w14:paraId="23132FC7" w14:textId="77777777" w:rsidR="00B33692" w:rsidRDefault="00B33692"/>
    <w:p w14:paraId="23132FC8" w14:textId="77777777" w:rsidR="00B33692" w:rsidRDefault="00B33692"/>
    <w:p w14:paraId="23132FC9" w14:textId="77777777" w:rsidR="00B33692" w:rsidRDefault="00B33692"/>
    <w:p w14:paraId="23132FCA" w14:textId="77777777" w:rsidR="00B33692" w:rsidRDefault="00B33692"/>
    <w:p w14:paraId="23132FCB" w14:textId="77777777" w:rsidR="00B33692" w:rsidRDefault="00B33692"/>
    <w:p w14:paraId="23132FCC" w14:textId="77777777" w:rsidR="00B33692" w:rsidRDefault="00B33692">
      <w:pPr>
        <w:rPr>
          <w:sz w:val="28"/>
          <w:szCs w:val="28"/>
          <w:u w:val="single"/>
        </w:rPr>
      </w:pPr>
    </w:p>
    <w:p w14:paraId="23132FCD" w14:textId="77777777" w:rsidR="00B33692" w:rsidRDefault="006D1925">
      <w:pPr>
        <w:pStyle w:val="Heading2"/>
      </w:pPr>
      <w:bookmarkStart w:id="558" w:name="_Toc167039098"/>
      <w:r>
        <w:lastRenderedPageBreak/>
        <w:t>5.4 Test Pages</w:t>
      </w:r>
      <w:bookmarkEnd w:id="558"/>
    </w:p>
    <w:p w14:paraId="23132FCE" w14:textId="77777777" w:rsidR="00B33692" w:rsidRDefault="00B33692"/>
    <w:p w14:paraId="23132FCF" w14:textId="77777777" w:rsidR="00B33692" w:rsidRDefault="006D1925">
      <w:r>
        <w:t>The WEB application will have 3 test pages: Eye-Test, Vocal-Test and a Questionnaire meant for the child’s caregivers to fill out (I.E a parent or a teacher etc.).</w:t>
      </w:r>
    </w:p>
    <w:p w14:paraId="23132FD0" w14:textId="77777777" w:rsidR="00B33692" w:rsidRDefault="00B33692"/>
    <w:p w14:paraId="23132FD1" w14:textId="77777777" w:rsidR="00B33692" w:rsidRDefault="006D1925">
      <w:pPr>
        <w:ind w:firstLine="720"/>
      </w:pPr>
      <w:r>
        <w:t xml:space="preserve">1. The first page is the Eye-Test page, which has 2 components that the app is monitoring at all times: the child’s </w:t>
      </w:r>
      <w:r>
        <w:rPr>
          <w:b/>
        </w:rPr>
        <w:t>pupil position</w:t>
      </w:r>
      <w:r>
        <w:t xml:space="preserve"> and the </w:t>
      </w:r>
      <w:r>
        <w:rPr>
          <w:b/>
        </w:rPr>
        <w:t>time</w:t>
      </w:r>
      <w:r>
        <w:t xml:space="preserve"> it takes for the child to provide a keyboard input based on what’s written in the middle red-dot (</w:t>
      </w:r>
      <w:r>
        <w:rPr>
          <w:b/>
        </w:rPr>
        <w:t>reaction-time</w:t>
      </w:r>
      <w:r>
        <w:t>).</w:t>
      </w:r>
    </w:p>
    <w:p w14:paraId="23132FD2" w14:textId="77777777" w:rsidR="00B33692" w:rsidRDefault="00B33692">
      <w:pPr>
        <w:ind w:firstLine="720"/>
      </w:pPr>
    </w:p>
    <w:p w14:paraId="23132FD3" w14:textId="77777777" w:rsidR="00B33692" w:rsidRDefault="006D1925">
      <w:pPr>
        <w:rPr>
          <w:b/>
        </w:rPr>
      </w:pPr>
      <w:r>
        <w:rPr>
          <w:b/>
        </w:rPr>
        <w:t xml:space="preserve">The following image shows an idea of what the eye-tracking test will look like but it is not </w:t>
      </w:r>
      <w:r>
        <w:rPr>
          <w:b/>
          <w:sz w:val="28"/>
          <w:szCs w:val="28"/>
        </w:rPr>
        <w:t>final</w:t>
      </w:r>
      <w:r>
        <w:rPr>
          <w:b/>
        </w:rPr>
        <w:t>, this is merely a demonstration for visual purposes only!</w:t>
      </w:r>
    </w:p>
    <w:p w14:paraId="23132FD4" w14:textId="77777777" w:rsidR="00B33692" w:rsidRDefault="00B33692">
      <w:pPr>
        <w:ind w:firstLine="720"/>
      </w:pPr>
    </w:p>
    <w:p w14:paraId="23132FD5" w14:textId="77777777" w:rsidR="00B33692" w:rsidRDefault="006D1925">
      <w:r>
        <w:rPr>
          <w:noProof/>
        </w:rPr>
        <w:drawing>
          <wp:inline distT="114300" distB="114300" distL="114300" distR="114300" wp14:anchorId="231330BE" wp14:editId="231330BF">
            <wp:extent cx="5731200" cy="42037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4203700"/>
                    </a:xfrm>
                    <a:prstGeom prst="rect">
                      <a:avLst/>
                    </a:prstGeom>
                    <a:ln/>
                  </pic:spPr>
                </pic:pic>
              </a:graphicData>
            </a:graphic>
          </wp:inline>
        </w:drawing>
      </w:r>
    </w:p>
    <w:p w14:paraId="23132FD6" w14:textId="77777777" w:rsidR="00B33692" w:rsidRDefault="006D1925">
      <w:pPr>
        <w:jc w:val="center"/>
      </w:pPr>
      <w:r>
        <w:t>5.4.1 Eye-Movement and Reaction Time Test Page</w:t>
      </w:r>
    </w:p>
    <w:p w14:paraId="23132FD7" w14:textId="77777777" w:rsidR="00B33692" w:rsidRDefault="00B33692">
      <w:pPr>
        <w:jc w:val="center"/>
      </w:pPr>
    </w:p>
    <w:p w14:paraId="23132FD8" w14:textId="77777777" w:rsidR="00B33692" w:rsidRDefault="00B33692">
      <w:pPr>
        <w:jc w:val="center"/>
      </w:pPr>
    </w:p>
    <w:p w14:paraId="23132FD9" w14:textId="77777777" w:rsidR="00B33692" w:rsidRDefault="00B33692">
      <w:pPr>
        <w:jc w:val="center"/>
      </w:pPr>
    </w:p>
    <w:p w14:paraId="23132FDA" w14:textId="77777777" w:rsidR="00B33692" w:rsidRDefault="00B33692">
      <w:pPr>
        <w:jc w:val="center"/>
      </w:pPr>
    </w:p>
    <w:p w14:paraId="23132FDB" w14:textId="77777777" w:rsidR="00B33692" w:rsidRDefault="00B33692">
      <w:pPr>
        <w:jc w:val="center"/>
      </w:pPr>
    </w:p>
    <w:p w14:paraId="23132FDC" w14:textId="77777777" w:rsidR="00B33692" w:rsidRDefault="00B33692">
      <w:pPr>
        <w:jc w:val="center"/>
      </w:pPr>
    </w:p>
    <w:p w14:paraId="23132FDD" w14:textId="77777777" w:rsidR="00B33692" w:rsidRDefault="00B33692">
      <w:pPr>
        <w:jc w:val="center"/>
      </w:pPr>
    </w:p>
    <w:p w14:paraId="23132FDE" w14:textId="77777777" w:rsidR="00B33692" w:rsidRDefault="00B33692">
      <w:pPr>
        <w:jc w:val="center"/>
      </w:pPr>
    </w:p>
    <w:p w14:paraId="23132FDF" w14:textId="77777777" w:rsidR="00B33692" w:rsidRDefault="00B33692"/>
    <w:p w14:paraId="23132FE0" w14:textId="77777777" w:rsidR="00B33692" w:rsidRDefault="00B33692"/>
    <w:p w14:paraId="23132FE1" w14:textId="77777777" w:rsidR="00B33692" w:rsidRDefault="00B33692">
      <w:pPr>
        <w:jc w:val="center"/>
      </w:pPr>
    </w:p>
    <w:p w14:paraId="23132FE2" w14:textId="77777777" w:rsidR="00B33692" w:rsidRDefault="006D1925">
      <w:pPr>
        <w:ind w:firstLine="720"/>
      </w:pPr>
      <w:r>
        <w:lastRenderedPageBreak/>
        <w:t xml:space="preserve">2. The second page is the Vocal-Test page, which has a </w:t>
      </w:r>
      <w:r>
        <w:rPr>
          <w:b/>
        </w:rPr>
        <w:t>list of words</w:t>
      </w:r>
      <w:r>
        <w:t xml:space="preserve"> for the child to read out loud into a microphone.</w:t>
      </w:r>
    </w:p>
    <w:p w14:paraId="23132FE3" w14:textId="77777777" w:rsidR="00B33692" w:rsidRDefault="00B33692">
      <w:pPr>
        <w:ind w:firstLine="720"/>
      </w:pPr>
    </w:p>
    <w:p w14:paraId="23132FE4" w14:textId="77777777" w:rsidR="00B33692" w:rsidRDefault="006D1925">
      <w:r>
        <w:rPr>
          <w:noProof/>
        </w:rPr>
        <w:drawing>
          <wp:inline distT="114300" distB="114300" distL="114300" distR="114300" wp14:anchorId="231330C0" wp14:editId="231330C1">
            <wp:extent cx="5731200" cy="27051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1200" cy="2705100"/>
                    </a:xfrm>
                    <a:prstGeom prst="rect">
                      <a:avLst/>
                    </a:prstGeom>
                    <a:ln/>
                  </pic:spPr>
                </pic:pic>
              </a:graphicData>
            </a:graphic>
          </wp:inline>
        </w:drawing>
      </w:r>
    </w:p>
    <w:p w14:paraId="23132FE5" w14:textId="77777777" w:rsidR="00B33692" w:rsidRDefault="00B33692"/>
    <w:p w14:paraId="23132FE6" w14:textId="77777777" w:rsidR="00B33692" w:rsidRDefault="006D1925">
      <w:pPr>
        <w:jc w:val="center"/>
      </w:pPr>
      <w:r>
        <w:t>5.4.2 Vocal Test Page</w:t>
      </w:r>
    </w:p>
    <w:p w14:paraId="23132FE7" w14:textId="77777777" w:rsidR="00B33692" w:rsidRDefault="00B33692"/>
    <w:p w14:paraId="23132FE8" w14:textId="77777777" w:rsidR="00B33692" w:rsidRDefault="006D1925">
      <w:pPr>
        <w:jc w:val="center"/>
      </w:pPr>
      <w:r>
        <w:rPr>
          <w:noProof/>
        </w:rPr>
        <w:drawing>
          <wp:inline distT="114300" distB="114300" distL="114300" distR="114300" wp14:anchorId="231330C2" wp14:editId="231330C3">
            <wp:extent cx="5162550" cy="453482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162550" cy="4534824"/>
                    </a:xfrm>
                    <a:prstGeom prst="rect">
                      <a:avLst/>
                    </a:prstGeom>
                    <a:ln/>
                  </pic:spPr>
                </pic:pic>
              </a:graphicData>
            </a:graphic>
          </wp:inline>
        </w:drawing>
      </w:r>
    </w:p>
    <w:p w14:paraId="23132FE9" w14:textId="77777777" w:rsidR="00B33692" w:rsidRDefault="006D1925">
      <w:pPr>
        <w:jc w:val="center"/>
        <w:rPr>
          <w:b/>
          <w:color w:val="1F1F1F"/>
          <w:sz w:val="24"/>
          <w:szCs w:val="24"/>
        </w:rPr>
      </w:pPr>
      <w:r>
        <w:t>5.4.3 Parent’s Questionnaire Page</w:t>
      </w:r>
    </w:p>
    <w:p w14:paraId="23132FEA" w14:textId="77777777" w:rsidR="00B33692" w:rsidRDefault="006D1925">
      <w:r>
        <w:rPr>
          <w:b/>
          <w:noProof/>
          <w:color w:val="1F1F1F"/>
          <w:sz w:val="24"/>
          <w:szCs w:val="24"/>
        </w:rPr>
        <w:lastRenderedPageBreak/>
        <w:drawing>
          <wp:inline distT="114300" distB="114300" distL="114300" distR="114300" wp14:anchorId="231330C4" wp14:editId="231330C5">
            <wp:extent cx="5731200" cy="52578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1200" cy="5257800"/>
                    </a:xfrm>
                    <a:prstGeom prst="rect">
                      <a:avLst/>
                    </a:prstGeom>
                    <a:ln/>
                  </pic:spPr>
                </pic:pic>
              </a:graphicData>
            </a:graphic>
          </wp:inline>
        </w:drawing>
      </w:r>
    </w:p>
    <w:p w14:paraId="23132FEB" w14:textId="77777777" w:rsidR="00B33692" w:rsidRDefault="00B33692"/>
    <w:p w14:paraId="23132FEC" w14:textId="77777777" w:rsidR="00B33692" w:rsidRDefault="006D1925">
      <w:pPr>
        <w:jc w:val="center"/>
      </w:pPr>
      <w:r>
        <w:t>5.4.4  Teacher’s Questionnaire Page</w:t>
      </w:r>
    </w:p>
    <w:p w14:paraId="23132FED" w14:textId="77777777" w:rsidR="00B33692" w:rsidRDefault="00B33692">
      <w:pPr>
        <w:jc w:val="center"/>
      </w:pPr>
    </w:p>
    <w:p w14:paraId="23132FEE" w14:textId="77777777" w:rsidR="00B33692" w:rsidRDefault="00B33692">
      <w:pPr>
        <w:jc w:val="center"/>
      </w:pPr>
    </w:p>
    <w:p w14:paraId="23132FEF" w14:textId="77777777" w:rsidR="00B33692" w:rsidRDefault="00B33692"/>
    <w:p w14:paraId="23132FF0" w14:textId="77777777" w:rsidR="00B33692" w:rsidRDefault="00B33692"/>
    <w:p w14:paraId="23132FF1" w14:textId="77777777" w:rsidR="00B33692" w:rsidRDefault="00B33692"/>
    <w:p w14:paraId="23132FF2" w14:textId="77777777" w:rsidR="00B33692" w:rsidRDefault="00B33692"/>
    <w:p w14:paraId="23132FF3" w14:textId="77777777" w:rsidR="00B33692" w:rsidRDefault="00B33692"/>
    <w:p w14:paraId="23132FF4" w14:textId="77777777" w:rsidR="00B33692" w:rsidRDefault="00B33692"/>
    <w:p w14:paraId="23132FF5" w14:textId="77777777" w:rsidR="00B33692" w:rsidRDefault="00B33692"/>
    <w:p w14:paraId="23132FF6" w14:textId="77777777" w:rsidR="00B33692" w:rsidRDefault="00B33692"/>
    <w:p w14:paraId="23132FF7" w14:textId="77777777" w:rsidR="00B33692" w:rsidRDefault="00B33692"/>
    <w:p w14:paraId="23132FF8" w14:textId="77777777" w:rsidR="00B33692" w:rsidRDefault="00B33692"/>
    <w:p w14:paraId="23132FF9" w14:textId="77777777" w:rsidR="00B33692" w:rsidRDefault="00B33692"/>
    <w:p w14:paraId="23132FFA" w14:textId="77777777" w:rsidR="00B33692" w:rsidRDefault="00B33692"/>
    <w:p w14:paraId="23132FFB" w14:textId="77777777" w:rsidR="00B33692" w:rsidRDefault="00B33692"/>
    <w:p w14:paraId="23132FFC" w14:textId="77777777" w:rsidR="00B33692" w:rsidRDefault="00B33692"/>
    <w:p w14:paraId="23132FFD" w14:textId="77777777" w:rsidR="00B33692" w:rsidRDefault="00B33692"/>
    <w:p w14:paraId="23132FFE" w14:textId="77777777" w:rsidR="00B33692" w:rsidDel="00D17865" w:rsidRDefault="006D1925">
      <w:pPr>
        <w:pStyle w:val="Heading2"/>
        <w:rPr>
          <w:del w:id="559" w:author="safwan halabi" w:date="2024-05-18T19:10:00Z" w16du:dateUtc="2024-05-18T16:10:00Z"/>
        </w:rPr>
      </w:pPr>
      <w:bookmarkStart w:id="560" w:name="_Toc167039099"/>
      <w:r>
        <w:lastRenderedPageBreak/>
        <w:t>5.5 Deep Learning Prediction Model:</w:t>
      </w:r>
      <w:bookmarkEnd w:id="560"/>
    </w:p>
    <w:p w14:paraId="23132FFF" w14:textId="77777777" w:rsidR="00B33692" w:rsidRDefault="00B33692">
      <w:pPr>
        <w:pStyle w:val="Heading2"/>
        <w:pPrChange w:id="561" w:author="safwan halabi" w:date="2024-05-18T19:10:00Z" w16du:dateUtc="2024-05-18T16:10:00Z">
          <w:pPr/>
        </w:pPrChange>
      </w:pPr>
    </w:p>
    <w:p w14:paraId="23133000" w14:textId="77777777" w:rsidR="00B33692" w:rsidRDefault="006D1925">
      <w:r>
        <w:t>This project utilizes a deep learning model to predict the presence of ADHD symptoms in users based on a combination of data sources:</w:t>
      </w:r>
    </w:p>
    <w:p w14:paraId="23133001" w14:textId="77777777" w:rsidR="00B33692" w:rsidRDefault="00B33692"/>
    <w:p w14:paraId="23133002" w14:textId="77777777" w:rsidR="00B33692" w:rsidRDefault="006D1925">
      <w:pPr>
        <w:numPr>
          <w:ilvl w:val="0"/>
          <w:numId w:val="8"/>
        </w:numPr>
      </w:pPr>
      <w:r>
        <w:rPr>
          <w:b/>
        </w:rPr>
        <w:t>Eye-data</w:t>
      </w:r>
      <w:r>
        <w:t>: This could include features extracted from eye-tracking data, such as fixation duration, saccade velocity, or pupil dilation. These features may provide insights into attention patterns and focus.</w:t>
      </w:r>
    </w:p>
    <w:p w14:paraId="23133003" w14:textId="77777777" w:rsidR="00B33692" w:rsidRDefault="006D1925">
      <w:pPr>
        <w:numPr>
          <w:ilvl w:val="0"/>
          <w:numId w:val="8"/>
        </w:numPr>
      </w:pPr>
      <w:r>
        <w:rPr>
          <w:b/>
        </w:rPr>
        <w:t>Vocal data</w:t>
      </w:r>
      <w:r>
        <w:t xml:space="preserve">: Vocal data analysis might involve features like speech rate, pitch variation, or articulation patterns. These features could potentially reveal subtle differences in communication patterns associated with ADHD. </w:t>
      </w:r>
    </w:p>
    <w:p w14:paraId="23133004" w14:textId="77777777" w:rsidR="00B33692" w:rsidRDefault="006D1925">
      <w:pPr>
        <w:numPr>
          <w:ilvl w:val="0"/>
          <w:numId w:val="8"/>
        </w:numPr>
      </w:pPr>
      <w:r>
        <w:rPr>
          <w:b/>
        </w:rPr>
        <w:t>Reaction time</w:t>
      </w:r>
      <w:r>
        <w:t>: Reaction time tasks can measure how quickly a user responds to stimuli. Analyzing response times may offer clues about processing speed and impulsivity.</w:t>
      </w:r>
    </w:p>
    <w:p w14:paraId="23133005" w14:textId="77777777" w:rsidR="00B33692" w:rsidRDefault="006D1925">
      <w:pPr>
        <w:numPr>
          <w:ilvl w:val="0"/>
          <w:numId w:val="8"/>
        </w:numPr>
      </w:pPr>
      <w:r>
        <w:rPr>
          <w:b/>
        </w:rPr>
        <w:t>Behavioral questionnaire results</w:t>
      </w:r>
      <w:r>
        <w:t>:  Self-reported or caregiver-reported behavior through questionnaires can provide valuable information about core ADHD symptoms, such as inattention, hyperactivity, and impulsivity.</w:t>
      </w:r>
    </w:p>
    <w:p w14:paraId="23133006" w14:textId="77777777" w:rsidR="00B33692" w:rsidRDefault="00B33692"/>
    <w:p w14:paraId="23133007" w14:textId="77777777" w:rsidR="00B33692" w:rsidRDefault="006D1925">
      <w:pPr>
        <w:rPr>
          <w:sz w:val="24"/>
          <w:szCs w:val="24"/>
        </w:rPr>
      </w:pPr>
      <w:r>
        <w:rPr>
          <w:b/>
          <w:sz w:val="24"/>
          <w:szCs w:val="24"/>
        </w:rPr>
        <w:t>Model Architecture</w:t>
      </w:r>
      <w:r>
        <w:rPr>
          <w:sz w:val="24"/>
          <w:szCs w:val="24"/>
        </w:rPr>
        <w:t xml:space="preserve">: </w:t>
      </w:r>
    </w:p>
    <w:p w14:paraId="23133008" w14:textId="77777777" w:rsidR="00B33692" w:rsidRDefault="00B33692"/>
    <w:p w14:paraId="23133009" w14:textId="77777777" w:rsidR="00B33692" w:rsidRDefault="006D1925">
      <w:r>
        <w:t>The specific deep learning model architecture will be chosen based on the characteristics of the data and the desired outcome. Here are some potential options:</w:t>
      </w:r>
    </w:p>
    <w:p w14:paraId="2313300A" w14:textId="77777777" w:rsidR="00B33692" w:rsidRDefault="00B33692"/>
    <w:p w14:paraId="2313300B" w14:textId="77777777" w:rsidR="00B33692" w:rsidRDefault="006D1925">
      <w:pPr>
        <w:numPr>
          <w:ilvl w:val="0"/>
          <w:numId w:val="5"/>
        </w:numPr>
      </w:pPr>
      <w:r>
        <w:rPr>
          <w:b/>
        </w:rPr>
        <w:t>Multimodal Deep Learning</w:t>
      </w:r>
      <w:r>
        <w:t>: This approach utilizes separate sub-networks to process each data type (eye, vocal, reaction time) independently. The outputs from these sub-networks are then combined and fed into a final network for classification (ADHD symptoms present or absent).</w:t>
      </w:r>
    </w:p>
    <w:p w14:paraId="2313300C" w14:textId="77777777" w:rsidR="00B33692" w:rsidRDefault="006D1925">
      <w:pPr>
        <w:numPr>
          <w:ilvl w:val="0"/>
          <w:numId w:val="5"/>
        </w:numPr>
      </w:pPr>
      <w:r>
        <w:rPr>
          <w:b/>
        </w:rPr>
        <w:t>Long Short-Term Memory (LSTM) Networks</w:t>
      </w:r>
      <w:r>
        <w:t xml:space="preserve">: LSTMs excel at handling sequential data, making them suitable for analyzing eye-tracking data or vocal patterns that unfold over time. </w:t>
      </w:r>
    </w:p>
    <w:p w14:paraId="2313300D" w14:textId="77777777" w:rsidR="00B33692" w:rsidRDefault="006D1925">
      <w:pPr>
        <w:numPr>
          <w:ilvl w:val="0"/>
          <w:numId w:val="5"/>
        </w:numPr>
      </w:pPr>
      <w:r>
        <w:rPr>
          <w:b/>
        </w:rPr>
        <w:t>Convolutional Neural Networks (CNNs)</w:t>
      </w:r>
      <w:r>
        <w:t xml:space="preserve">: CNNs are powerful for extracting features from visual data. If eye-tracking data includes information about gaze location on a screen, CNNs could be used to identify patterns.  </w:t>
      </w:r>
    </w:p>
    <w:p w14:paraId="2313300E" w14:textId="77777777" w:rsidR="00B33692" w:rsidRDefault="00B33692"/>
    <w:p w14:paraId="2313300F" w14:textId="77777777" w:rsidR="00B33692" w:rsidRDefault="006D1925">
      <w:pPr>
        <w:rPr>
          <w:sz w:val="24"/>
          <w:szCs w:val="24"/>
        </w:rPr>
      </w:pPr>
      <w:r>
        <w:rPr>
          <w:b/>
          <w:sz w:val="24"/>
          <w:szCs w:val="24"/>
        </w:rPr>
        <w:t>Model Training and Evaluation</w:t>
      </w:r>
      <w:r>
        <w:rPr>
          <w:sz w:val="24"/>
          <w:szCs w:val="24"/>
        </w:rPr>
        <w:t>:</w:t>
      </w:r>
    </w:p>
    <w:p w14:paraId="23133010" w14:textId="77777777" w:rsidR="00B33692" w:rsidRDefault="00B33692"/>
    <w:p w14:paraId="23133011" w14:textId="77777777" w:rsidR="00B33692" w:rsidRDefault="006D1925">
      <w:r>
        <w:t xml:space="preserve">The model will be trained on a labeled dataset containing eye-data, vocal-data, reaction time measurements, and corresponding behavioral questionnaire results indicating the presence or absence of ADHD symptoms. The model's performance will be evaluated using metrics like accuracy, precision, and recall on a separate hold-out test set. </w:t>
      </w:r>
    </w:p>
    <w:p w14:paraId="23133012" w14:textId="77777777" w:rsidR="00B33692" w:rsidRDefault="006D1925">
      <w:r>
        <w:t>We will expand on the evaluation and testing in the next chapter of the book.</w:t>
      </w:r>
    </w:p>
    <w:p w14:paraId="23133013" w14:textId="77777777" w:rsidR="00B33692" w:rsidDel="004F793D" w:rsidRDefault="00B33692">
      <w:pPr>
        <w:rPr>
          <w:del w:id="562" w:author="safwan halabi" w:date="2024-05-18T19:11:00Z" w16du:dateUtc="2024-05-18T16:11:00Z"/>
          <w:b/>
          <w:sz w:val="28"/>
          <w:szCs w:val="28"/>
          <w:u w:val="single"/>
        </w:rPr>
      </w:pPr>
    </w:p>
    <w:p w14:paraId="70957815" w14:textId="77777777" w:rsidR="004F793D" w:rsidRDefault="004F793D">
      <w:pPr>
        <w:rPr>
          <w:ins w:id="563" w:author="safwan halabi" w:date="2024-05-18T19:11:00Z" w16du:dateUtc="2024-05-18T16:11:00Z"/>
          <w:b/>
          <w:sz w:val="28"/>
          <w:szCs w:val="28"/>
          <w:u w:val="single"/>
        </w:rPr>
      </w:pPr>
    </w:p>
    <w:p w14:paraId="3E17E256" w14:textId="77777777" w:rsidR="004F793D" w:rsidRDefault="004F793D">
      <w:pPr>
        <w:rPr>
          <w:ins w:id="564" w:author="safwan halabi" w:date="2024-05-18T19:11:00Z" w16du:dateUtc="2024-05-18T16:11:00Z"/>
          <w:b/>
          <w:sz w:val="28"/>
          <w:szCs w:val="28"/>
          <w:u w:val="single"/>
        </w:rPr>
      </w:pPr>
    </w:p>
    <w:p w14:paraId="0157C089" w14:textId="77777777" w:rsidR="004F793D" w:rsidRDefault="004F793D">
      <w:pPr>
        <w:rPr>
          <w:ins w:id="565" w:author="safwan halabi" w:date="2024-05-18T19:11:00Z" w16du:dateUtc="2024-05-18T16:11:00Z"/>
          <w:b/>
          <w:sz w:val="28"/>
          <w:szCs w:val="28"/>
          <w:u w:val="single"/>
        </w:rPr>
      </w:pPr>
    </w:p>
    <w:p w14:paraId="15087AA2" w14:textId="77777777" w:rsidR="004F793D" w:rsidRDefault="004F793D">
      <w:pPr>
        <w:rPr>
          <w:ins w:id="566" w:author="safwan halabi" w:date="2024-05-18T19:11:00Z" w16du:dateUtc="2024-05-18T16:11:00Z"/>
          <w:b/>
          <w:sz w:val="28"/>
          <w:szCs w:val="28"/>
          <w:u w:val="single"/>
        </w:rPr>
      </w:pPr>
    </w:p>
    <w:p w14:paraId="23133014" w14:textId="77777777" w:rsidR="00B33692" w:rsidDel="00D17865" w:rsidRDefault="00B33692">
      <w:pPr>
        <w:rPr>
          <w:del w:id="567" w:author="safwan halabi" w:date="2024-05-18T19:11:00Z" w16du:dateUtc="2024-05-18T16:11:00Z"/>
        </w:rPr>
      </w:pPr>
    </w:p>
    <w:p w14:paraId="23133015" w14:textId="77777777" w:rsidR="00B33692" w:rsidDel="00D17865" w:rsidRDefault="00B33692">
      <w:pPr>
        <w:rPr>
          <w:del w:id="568" w:author="safwan halabi" w:date="2024-05-18T19:11:00Z" w16du:dateUtc="2024-05-18T16:11:00Z"/>
          <w:b/>
          <w:sz w:val="28"/>
          <w:szCs w:val="28"/>
          <w:u w:val="single"/>
        </w:rPr>
      </w:pPr>
    </w:p>
    <w:p w14:paraId="23133016" w14:textId="77777777" w:rsidR="00B33692" w:rsidDel="00F17860" w:rsidRDefault="00B33692">
      <w:pPr>
        <w:rPr>
          <w:del w:id="569" w:author="safwan halabi" w:date="2024-05-18T19:05:00Z" w16du:dateUtc="2024-05-18T16:05:00Z"/>
          <w:b/>
          <w:sz w:val="28"/>
          <w:szCs w:val="28"/>
          <w:u w:val="single"/>
        </w:rPr>
      </w:pPr>
    </w:p>
    <w:p w14:paraId="23133017" w14:textId="77777777" w:rsidR="00B33692" w:rsidRDefault="00B33692">
      <w:pPr>
        <w:rPr>
          <w:b/>
          <w:sz w:val="28"/>
          <w:szCs w:val="28"/>
          <w:u w:val="single"/>
        </w:rPr>
      </w:pPr>
    </w:p>
    <w:p w14:paraId="23133018" w14:textId="77777777" w:rsidR="00B33692" w:rsidRDefault="006D1925">
      <w:pPr>
        <w:rPr>
          <w:sz w:val="18"/>
          <w:szCs w:val="18"/>
        </w:rPr>
      </w:pPr>
      <w:r>
        <w:rPr>
          <w:b/>
          <w:sz w:val="24"/>
          <w:szCs w:val="24"/>
        </w:rPr>
        <w:lastRenderedPageBreak/>
        <w:t>Ethical Considerations</w:t>
      </w:r>
      <w:r>
        <w:rPr>
          <w:sz w:val="18"/>
          <w:szCs w:val="18"/>
        </w:rPr>
        <w:t>:</w:t>
      </w:r>
    </w:p>
    <w:p w14:paraId="23133019" w14:textId="77777777" w:rsidR="00B33692" w:rsidRDefault="00B33692"/>
    <w:p w14:paraId="2313301A" w14:textId="77777777" w:rsidR="00B33692" w:rsidDel="00604F28" w:rsidRDefault="006D1925">
      <w:pPr>
        <w:rPr>
          <w:del w:id="570" w:author="safwan halabi" w:date="2024-05-18T19:02:00Z" w16du:dateUtc="2024-05-18T16:02:00Z"/>
        </w:rPr>
      </w:pPr>
      <w:r>
        <w:t xml:space="preserve">It is crucial to consider the ethical implications of using this model. The model's performance will be thoroughly evaluated to ensure fairness and mitigate bias. Additionally, it's important to emphasize that the model's output is intended as a screening tool, not a definitive diagnosis. </w:t>
      </w:r>
    </w:p>
    <w:p w14:paraId="2313301B" w14:textId="77777777" w:rsidR="00B33692" w:rsidDel="00604F28" w:rsidRDefault="00B33692" w:rsidP="00604F28">
      <w:pPr>
        <w:rPr>
          <w:del w:id="571" w:author="safwan halabi" w:date="2024-05-18T19:02:00Z" w16du:dateUtc="2024-05-18T16:02:00Z"/>
        </w:rPr>
      </w:pPr>
    </w:p>
    <w:p w14:paraId="2313301C" w14:textId="77777777" w:rsidR="00B33692" w:rsidRDefault="00B33692">
      <w:pPr>
        <w:rPr>
          <w:sz w:val="28"/>
          <w:szCs w:val="28"/>
          <w:u w:val="single"/>
        </w:rPr>
      </w:pPr>
    </w:p>
    <w:p w14:paraId="2313301D" w14:textId="77777777" w:rsidR="00B33692" w:rsidRPr="00735297" w:rsidRDefault="006D1925">
      <w:pPr>
        <w:pStyle w:val="Heading2"/>
      </w:pPr>
      <w:bookmarkStart w:id="572" w:name="_Toc167039100"/>
      <w:r w:rsidRPr="00735297">
        <w:t>5.6 Diagrams</w:t>
      </w:r>
      <w:bookmarkEnd w:id="572"/>
    </w:p>
    <w:p w14:paraId="2313301E" w14:textId="77777777" w:rsidR="00B33692" w:rsidRPr="003F2B10" w:rsidRDefault="006D1925">
      <w:pPr>
        <w:pStyle w:val="Heading3"/>
        <w:rPr>
          <w:color w:val="auto"/>
        </w:rPr>
      </w:pPr>
      <w:bookmarkStart w:id="573" w:name="_Toc167039101"/>
      <w:r w:rsidRPr="003F2B10">
        <w:rPr>
          <w:color w:val="auto"/>
        </w:rPr>
        <w:t>5.6.1 Sequence Diagram</w:t>
      </w:r>
      <w:bookmarkEnd w:id="573"/>
    </w:p>
    <w:p w14:paraId="2313301F" w14:textId="77777777" w:rsidR="00B33692" w:rsidRDefault="006D1925">
      <w:r>
        <w:t>The following Sequence Diagram</w:t>
      </w:r>
      <w:r>
        <w:rPr>
          <w:b/>
        </w:rPr>
        <w:t xml:space="preserve"> </w:t>
      </w:r>
      <w:r>
        <w:t>shows how the symptom detection process is conducted.</w:t>
      </w:r>
    </w:p>
    <w:p w14:paraId="23133020" w14:textId="77777777" w:rsidR="00B33692" w:rsidRDefault="00B33692"/>
    <w:p w14:paraId="23133021" w14:textId="77777777" w:rsidR="00B33692" w:rsidRDefault="006D1925">
      <w:pPr>
        <w:jc w:val="center"/>
      </w:pPr>
      <w:r>
        <w:rPr>
          <w:noProof/>
        </w:rPr>
        <w:drawing>
          <wp:inline distT="114300" distB="114300" distL="114300" distR="114300" wp14:anchorId="231330C6" wp14:editId="231330C7">
            <wp:extent cx="5731200" cy="37719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3771900"/>
                    </a:xfrm>
                    <a:prstGeom prst="rect">
                      <a:avLst/>
                    </a:prstGeom>
                    <a:ln/>
                  </pic:spPr>
                </pic:pic>
              </a:graphicData>
            </a:graphic>
          </wp:inline>
        </w:drawing>
      </w:r>
    </w:p>
    <w:p w14:paraId="23133022" w14:textId="77777777" w:rsidR="00B33692" w:rsidRDefault="006D1925">
      <w:pPr>
        <w:jc w:val="center"/>
      </w:pPr>
      <w:r>
        <w:t>5.6.1 Sequence Diagram</w:t>
      </w:r>
    </w:p>
    <w:p w14:paraId="23133023" w14:textId="77777777" w:rsidR="00B33692" w:rsidDel="004F793D" w:rsidRDefault="00B33692">
      <w:pPr>
        <w:rPr>
          <w:del w:id="574" w:author="safwan halabi" w:date="2024-05-18T19:11:00Z" w16du:dateUtc="2024-05-18T16:11:00Z"/>
        </w:rPr>
      </w:pPr>
    </w:p>
    <w:p w14:paraId="267304CA" w14:textId="77777777" w:rsidR="004F793D" w:rsidRDefault="004F793D">
      <w:pPr>
        <w:jc w:val="center"/>
        <w:rPr>
          <w:ins w:id="575" w:author="safwan halabi" w:date="2024-05-18T19:11:00Z" w16du:dateUtc="2024-05-18T16:11:00Z"/>
        </w:rPr>
      </w:pPr>
    </w:p>
    <w:p w14:paraId="025285AB" w14:textId="77777777" w:rsidR="004F793D" w:rsidRDefault="004F793D">
      <w:pPr>
        <w:jc w:val="center"/>
        <w:rPr>
          <w:ins w:id="576" w:author="safwan halabi" w:date="2024-05-18T19:11:00Z" w16du:dateUtc="2024-05-18T16:11:00Z"/>
        </w:rPr>
      </w:pPr>
    </w:p>
    <w:p w14:paraId="7E96E92F" w14:textId="77777777" w:rsidR="004F793D" w:rsidRDefault="004F793D">
      <w:pPr>
        <w:jc w:val="center"/>
        <w:rPr>
          <w:ins w:id="577" w:author="safwan halabi" w:date="2024-05-18T19:11:00Z" w16du:dateUtc="2024-05-18T16:11:00Z"/>
        </w:rPr>
      </w:pPr>
    </w:p>
    <w:p w14:paraId="445CFADF" w14:textId="77777777" w:rsidR="004F793D" w:rsidRDefault="004F793D">
      <w:pPr>
        <w:jc w:val="center"/>
        <w:rPr>
          <w:ins w:id="578" w:author="safwan halabi" w:date="2024-05-18T19:11:00Z" w16du:dateUtc="2024-05-18T16:11:00Z"/>
        </w:rPr>
      </w:pPr>
    </w:p>
    <w:p w14:paraId="2F5D7BA0" w14:textId="77777777" w:rsidR="004F793D" w:rsidRDefault="004F793D">
      <w:pPr>
        <w:jc w:val="center"/>
        <w:rPr>
          <w:ins w:id="579" w:author="safwan halabi" w:date="2024-05-18T19:11:00Z" w16du:dateUtc="2024-05-18T16:11:00Z"/>
        </w:rPr>
      </w:pPr>
    </w:p>
    <w:p w14:paraId="16F5330B" w14:textId="77777777" w:rsidR="004F793D" w:rsidRDefault="004F793D">
      <w:pPr>
        <w:jc w:val="center"/>
        <w:rPr>
          <w:ins w:id="580" w:author="safwan halabi" w:date="2024-05-18T19:11:00Z" w16du:dateUtc="2024-05-18T16:11:00Z"/>
        </w:rPr>
      </w:pPr>
    </w:p>
    <w:p w14:paraId="5CB08F1F" w14:textId="77777777" w:rsidR="004F793D" w:rsidRDefault="004F793D">
      <w:pPr>
        <w:jc w:val="center"/>
        <w:rPr>
          <w:ins w:id="581" w:author="safwan halabi" w:date="2024-05-18T19:11:00Z" w16du:dateUtc="2024-05-18T16:11:00Z"/>
        </w:rPr>
      </w:pPr>
    </w:p>
    <w:p w14:paraId="3D7E0236" w14:textId="77777777" w:rsidR="004F793D" w:rsidRDefault="004F793D">
      <w:pPr>
        <w:jc w:val="center"/>
        <w:rPr>
          <w:ins w:id="582" w:author="safwan halabi" w:date="2024-05-18T19:11:00Z" w16du:dateUtc="2024-05-18T16:11:00Z"/>
        </w:rPr>
      </w:pPr>
    </w:p>
    <w:p w14:paraId="14D1FA10" w14:textId="77777777" w:rsidR="004F793D" w:rsidRDefault="004F793D">
      <w:pPr>
        <w:jc w:val="center"/>
        <w:rPr>
          <w:ins w:id="583" w:author="safwan halabi" w:date="2024-05-18T19:11:00Z" w16du:dateUtc="2024-05-18T16:11:00Z"/>
        </w:rPr>
      </w:pPr>
    </w:p>
    <w:p w14:paraId="23133024" w14:textId="0DB61D5E" w:rsidR="00B33692" w:rsidDel="00ED5328" w:rsidRDefault="00B33692">
      <w:pPr>
        <w:rPr>
          <w:del w:id="584" w:author="safwan halabi" w:date="2024-05-18T19:02:00Z" w16du:dateUtc="2024-05-18T16:02:00Z"/>
        </w:rPr>
      </w:pPr>
    </w:p>
    <w:p w14:paraId="23133025" w14:textId="1E91680E" w:rsidR="00B33692" w:rsidDel="00ED5328" w:rsidRDefault="00B33692">
      <w:pPr>
        <w:rPr>
          <w:del w:id="585" w:author="safwan halabi" w:date="2024-05-18T19:02:00Z" w16du:dateUtc="2024-05-18T16:02:00Z"/>
          <w:sz w:val="28"/>
          <w:szCs w:val="28"/>
        </w:rPr>
      </w:pPr>
    </w:p>
    <w:p w14:paraId="23133026" w14:textId="4B51B0CF" w:rsidR="00B33692" w:rsidDel="00ED5328" w:rsidRDefault="00B33692">
      <w:pPr>
        <w:rPr>
          <w:del w:id="586" w:author="safwan halabi" w:date="2024-05-18T19:02:00Z" w16du:dateUtc="2024-05-18T16:02:00Z"/>
          <w:sz w:val="28"/>
          <w:szCs w:val="28"/>
        </w:rPr>
      </w:pPr>
    </w:p>
    <w:p w14:paraId="23133027" w14:textId="17F8D93B" w:rsidR="00B33692" w:rsidDel="00ED5328" w:rsidRDefault="00B33692">
      <w:pPr>
        <w:rPr>
          <w:del w:id="587" w:author="safwan halabi" w:date="2024-05-18T19:02:00Z" w16du:dateUtc="2024-05-18T16:02:00Z"/>
          <w:sz w:val="28"/>
          <w:szCs w:val="28"/>
        </w:rPr>
      </w:pPr>
    </w:p>
    <w:p w14:paraId="23133028" w14:textId="77777777" w:rsidR="00B33692" w:rsidRDefault="00B33692">
      <w:pPr>
        <w:rPr>
          <w:sz w:val="28"/>
          <w:szCs w:val="28"/>
        </w:rPr>
      </w:pPr>
    </w:p>
    <w:p w14:paraId="23133029" w14:textId="77777777" w:rsidR="00B33692" w:rsidRPr="003F2B10" w:rsidRDefault="006D1925">
      <w:pPr>
        <w:pStyle w:val="Heading3"/>
        <w:rPr>
          <w:color w:val="auto"/>
        </w:rPr>
      </w:pPr>
      <w:bookmarkStart w:id="588" w:name="_Toc167039102"/>
      <w:r w:rsidRPr="003F2B10">
        <w:rPr>
          <w:color w:val="auto"/>
        </w:rPr>
        <w:lastRenderedPageBreak/>
        <w:t>5.6.2 Class Diagram:</w:t>
      </w:r>
      <w:bookmarkEnd w:id="588"/>
    </w:p>
    <w:p w14:paraId="2313302A" w14:textId="77777777" w:rsidR="00B33692" w:rsidRDefault="006D1925">
      <w:r>
        <w:t>The following Class Diagram shows the relationship between active objects in our system.</w:t>
      </w:r>
    </w:p>
    <w:p w14:paraId="2313302B" w14:textId="77777777" w:rsidR="00B33692" w:rsidRDefault="006D1925">
      <w:pPr>
        <w:rPr>
          <w:sz w:val="28"/>
          <w:szCs w:val="28"/>
        </w:rPr>
      </w:pPr>
      <w:r>
        <w:rPr>
          <w:noProof/>
          <w:sz w:val="28"/>
          <w:szCs w:val="28"/>
        </w:rPr>
        <w:drawing>
          <wp:inline distT="114300" distB="114300" distL="114300" distR="114300" wp14:anchorId="231330C8" wp14:editId="231330C9">
            <wp:extent cx="5731200" cy="18796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1879600"/>
                    </a:xfrm>
                    <a:prstGeom prst="rect">
                      <a:avLst/>
                    </a:prstGeom>
                    <a:ln/>
                  </pic:spPr>
                </pic:pic>
              </a:graphicData>
            </a:graphic>
          </wp:inline>
        </w:drawing>
      </w:r>
    </w:p>
    <w:p w14:paraId="2313302C" w14:textId="77777777" w:rsidR="00B33692" w:rsidRDefault="006D1925">
      <w:pPr>
        <w:jc w:val="center"/>
      </w:pPr>
      <w:r>
        <w:t>5.6.2 Class Diagram</w:t>
      </w:r>
    </w:p>
    <w:p w14:paraId="2313302D" w14:textId="77777777" w:rsidR="00B33692" w:rsidRDefault="00B33692">
      <w:pPr>
        <w:rPr>
          <w:sz w:val="28"/>
          <w:szCs w:val="28"/>
        </w:rPr>
      </w:pPr>
    </w:p>
    <w:p w14:paraId="2313302E" w14:textId="77777777" w:rsidR="00B33692" w:rsidRPr="003F2B10" w:rsidRDefault="006D1925">
      <w:pPr>
        <w:pStyle w:val="Heading3"/>
        <w:rPr>
          <w:color w:val="auto"/>
        </w:rPr>
      </w:pPr>
      <w:bookmarkStart w:id="589" w:name="_Toc167039103"/>
      <w:r w:rsidRPr="003F2B10">
        <w:rPr>
          <w:color w:val="auto"/>
        </w:rPr>
        <w:t>5.6.3 Use-Case Diagram:</w:t>
      </w:r>
      <w:bookmarkEnd w:id="589"/>
    </w:p>
    <w:p w14:paraId="2313302F" w14:textId="77777777" w:rsidR="00B33692" w:rsidRDefault="006D1925">
      <w:r>
        <w:t>The following Use-Case Diagram shows all the different functionalities the user can access and operate in our system.</w:t>
      </w:r>
    </w:p>
    <w:p w14:paraId="23133030" w14:textId="77777777" w:rsidR="00B33692" w:rsidRDefault="006D1925">
      <w:pPr>
        <w:rPr>
          <w:sz w:val="24"/>
          <w:szCs w:val="24"/>
        </w:rPr>
      </w:pPr>
      <w:r>
        <w:rPr>
          <w:noProof/>
          <w:sz w:val="24"/>
          <w:szCs w:val="24"/>
        </w:rPr>
        <w:drawing>
          <wp:inline distT="114300" distB="114300" distL="114300" distR="114300" wp14:anchorId="231330CA" wp14:editId="231330CB">
            <wp:extent cx="5731200" cy="42545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1200" cy="4254500"/>
                    </a:xfrm>
                    <a:prstGeom prst="rect">
                      <a:avLst/>
                    </a:prstGeom>
                    <a:ln/>
                  </pic:spPr>
                </pic:pic>
              </a:graphicData>
            </a:graphic>
          </wp:inline>
        </w:drawing>
      </w:r>
    </w:p>
    <w:p w14:paraId="23133031" w14:textId="77777777" w:rsidR="00B33692" w:rsidRDefault="006D1925">
      <w:pPr>
        <w:jc w:val="center"/>
      </w:pPr>
      <w:r>
        <w:t>5.6.3 Use-Case Diagram</w:t>
      </w:r>
    </w:p>
    <w:p w14:paraId="23133032" w14:textId="77777777" w:rsidR="00B33692" w:rsidRDefault="00B33692">
      <w:pPr>
        <w:rPr>
          <w:sz w:val="28"/>
          <w:szCs w:val="28"/>
        </w:rPr>
      </w:pPr>
    </w:p>
    <w:p w14:paraId="23133033" w14:textId="77777777" w:rsidR="00B33692" w:rsidRDefault="00B33692">
      <w:pPr>
        <w:rPr>
          <w:u w:val="single"/>
        </w:rPr>
      </w:pPr>
    </w:p>
    <w:p w14:paraId="23133034" w14:textId="77777777" w:rsidR="00B33692" w:rsidRDefault="00B33692">
      <w:pPr>
        <w:rPr>
          <w:u w:val="single"/>
        </w:rPr>
      </w:pPr>
    </w:p>
    <w:p w14:paraId="23133035" w14:textId="77777777" w:rsidR="00B33692" w:rsidRDefault="006D1925">
      <w:pPr>
        <w:pStyle w:val="Heading1"/>
        <w:numPr>
          <w:ilvl w:val="0"/>
          <w:numId w:val="2"/>
        </w:numPr>
      </w:pPr>
      <w:bookmarkStart w:id="590" w:name="_Toc167039104"/>
      <w:r>
        <w:lastRenderedPageBreak/>
        <w:t>Evaluation</w:t>
      </w:r>
      <w:bookmarkEnd w:id="590"/>
    </w:p>
    <w:p w14:paraId="23133036" w14:textId="77777777" w:rsidR="00B33692" w:rsidRDefault="006D1925">
      <w:pPr>
        <w:pStyle w:val="Heading2"/>
      </w:pPr>
      <w:bookmarkStart w:id="591" w:name="_Toc167039105"/>
      <w:r>
        <w:t>6.1 Model Evaluation</w:t>
      </w:r>
      <w:bookmarkEnd w:id="591"/>
    </w:p>
    <w:p w14:paraId="23133037" w14:textId="77777777" w:rsidR="00B33692" w:rsidRDefault="006D1925">
      <w:r>
        <w:tab/>
      </w:r>
    </w:p>
    <w:p w14:paraId="23133038" w14:textId="77777777" w:rsidR="00B33692" w:rsidRDefault="006D1925">
      <w:r>
        <w:t>To comprehensively evaluate our model's ability to identify ADHD, we will conduct a rigorous assessment. This evaluation will involve training a deep learning model on a combination of test and questionnaire results. The model will be designed to detect potential ADHD symptoms and classify the most likely ADHD subtype based on the collected data. We will then compare the model's classifications to established findings from research papers on ADHD detection including eye-tracking, vocal and behavioral analysis. This analysis will determine the accuracy of our model in identifying and subtyping ADHD in participants. Ultimately, our goal is to develop a fast and reliable screening tool that can provide a preliminary assessment, indicating whether further, in-depth diagnosis from a healthcare professional is recommended.  This evaluation will focus on the core functionalities of the model.</w:t>
      </w:r>
    </w:p>
    <w:p w14:paraId="23133039" w14:textId="77777777" w:rsidR="00B33692" w:rsidRDefault="006D1925">
      <w:pPr>
        <w:pStyle w:val="Heading2"/>
      </w:pPr>
      <w:bookmarkStart w:id="592" w:name="_Toc167039106"/>
      <w:r>
        <w:t>6.2 Testing plan</w:t>
      </w:r>
      <w:bookmarkEnd w:id="592"/>
    </w:p>
    <w:p w14:paraId="2313303A" w14:textId="77777777" w:rsidR="00B33692" w:rsidRDefault="00B33692">
      <w:pPr>
        <w:rPr>
          <w:sz w:val="28"/>
          <w:szCs w:val="28"/>
        </w:rPr>
      </w:pPr>
    </w:p>
    <w:p w14:paraId="2313303B" w14:textId="77777777" w:rsidR="00B33692" w:rsidRDefault="006D1925">
      <w:r>
        <w:t>Our testing plan will consider 4 different modules: Input Hardware, Web App, API (Back-End) and Deep Learning Model Evaluation.</w:t>
      </w:r>
    </w:p>
    <w:p w14:paraId="2313303C" w14:textId="77777777" w:rsidR="00B33692" w:rsidRDefault="00B33692"/>
    <w:p w14:paraId="2313303D" w14:textId="77777777" w:rsidR="00B33692" w:rsidRDefault="006D1925">
      <w:pPr>
        <w:numPr>
          <w:ilvl w:val="0"/>
          <w:numId w:val="10"/>
        </w:numPr>
      </w:pPr>
      <w:r>
        <w:rPr>
          <w:b/>
        </w:rPr>
        <w:t>Input hardware</w:t>
      </w:r>
      <w:r>
        <w:t>: We will conduct tests on the WEB App to check if it can request access to several Input Hardware including Webcam, Microphone and Keyboard, said tests will be conducted manually via code.</w:t>
      </w:r>
    </w:p>
    <w:p w14:paraId="2313303E" w14:textId="77777777" w:rsidR="00B33692" w:rsidRDefault="006D1925">
      <w:pPr>
        <w:numPr>
          <w:ilvl w:val="0"/>
          <w:numId w:val="9"/>
        </w:numPr>
      </w:pPr>
      <w:r>
        <w:rPr>
          <w:b/>
        </w:rPr>
        <w:t>Web app</w:t>
      </w:r>
      <w:r>
        <w:t>: We will evaluate our WEB App (Front-End) using the Selenium library.</w:t>
      </w:r>
    </w:p>
    <w:p w14:paraId="2313303F" w14:textId="77777777" w:rsidR="00B33692" w:rsidRDefault="006D1925">
      <w:pPr>
        <w:numPr>
          <w:ilvl w:val="0"/>
          <w:numId w:val="9"/>
        </w:numPr>
      </w:pPr>
      <w:r>
        <w:rPr>
          <w:b/>
        </w:rPr>
        <w:t>API Testing (Back-End)</w:t>
      </w:r>
      <w:r>
        <w:t>: We will conduct API Testing using the Postman application.</w:t>
      </w:r>
    </w:p>
    <w:p w14:paraId="23133040" w14:textId="77777777" w:rsidR="00B33692" w:rsidRDefault="006D1925">
      <w:pPr>
        <w:numPr>
          <w:ilvl w:val="0"/>
          <w:numId w:val="9"/>
        </w:numPr>
      </w:pPr>
      <w:r>
        <w:rPr>
          <w:b/>
        </w:rPr>
        <w:t>Deep Learning</w:t>
      </w:r>
      <w:r>
        <w:t>: We will evaluate our DL (Deep Learning) model using a confusion matrix which will help us calculate different important metrics such as accuracy, recall, etc.</w:t>
      </w:r>
    </w:p>
    <w:p w14:paraId="23133041" w14:textId="77777777" w:rsidR="00B33692" w:rsidRDefault="00B33692"/>
    <w:p w14:paraId="23133042" w14:textId="77777777" w:rsidR="00B33692" w:rsidRDefault="00B33692"/>
    <w:tbl>
      <w:tblPr>
        <w:tblStyle w:val="a1"/>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1875"/>
        <w:gridCol w:w="3660"/>
        <w:gridCol w:w="2385"/>
      </w:tblGrid>
      <w:tr w:rsidR="00B33692" w14:paraId="23133047" w14:textId="77777777">
        <w:tc>
          <w:tcPr>
            <w:tcW w:w="1020" w:type="dxa"/>
            <w:shd w:val="clear" w:color="auto" w:fill="B7B7B7"/>
            <w:tcMar>
              <w:top w:w="100" w:type="dxa"/>
              <w:left w:w="100" w:type="dxa"/>
              <w:bottom w:w="100" w:type="dxa"/>
              <w:right w:w="100" w:type="dxa"/>
            </w:tcMar>
          </w:tcPr>
          <w:p w14:paraId="23133043" w14:textId="77777777" w:rsidR="00B33692" w:rsidRDefault="006D1925">
            <w:pPr>
              <w:widowControl w:val="0"/>
              <w:spacing w:line="240" w:lineRule="auto"/>
              <w:jc w:val="center"/>
            </w:pPr>
            <w:r>
              <w:t>Test</w:t>
            </w:r>
          </w:p>
        </w:tc>
        <w:tc>
          <w:tcPr>
            <w:tcW w:w="1875" w:type="dxa"/>
            <w:shd w:val="clear" w:color="auto" w:fill="B7B7B7"/>
            <w:tcMar>
              <w:top w:w="100" w:type="dxa"/>
              <w:left w:w="100" w:type="dxa"/>
              <w:bottom w:w="100" w:type="dxa"/>
              <w:right w:w="100" w:type="dxa"/>
            </w:tcMar>
          </w:tcPr>
          <w:p w14:paraId="23133044" w14:textId="77777777" w:rsidR="00B33692" w:rsidRDefault="006D1925">
            <w:pPr>
              <w:widowControl w:val="0"/>
              <w:spacing w:line="240" w:lineRule="auto"/>
              <w:jc w:val="center"/>
            </w:pPr>
            <w:r>
              <w:t>Module</w:t>
            </w:r>
          </w:p>
        </w:tc>
        <w:tc>
          <w:tcPr>
            <w:tcW w:w="3660" w:type="dxa"/>
            <w:shd w:val="clear" w:color="auto" w:fill="B7B7B7"/>
            <w:tcMar>
              <w:top w:w="100" w:type="dxa"/>
              <w:left w:w="100" w:type="dxa"/>
              <w:bottom w:w="100" w:type="dxa"/>
              <w:right w:w="100" w:type="dxa"/>
            </w:tcMar>
          </w:tcPr>
          <w:p w14:paraId="23133045" w14:textId="77777777" w:rsidR="00B33692" w:rsidRDefault="006D1925">
            <w:pPr>
              <w:widowControl w:val="0"/>
              <w:spacing w:line="240" w:lineRule="auto"/>
              <w:jc w:val="center"/>
            </w:pPr>
            <w:r>
              <w:t>Tested function</w:t>
            </w:r>
          </w:p>
        </w:tc>
        <w:tc>
          <w:tcPr>
            <w:tcW w:w="2385" w:type="dxa"/>
            <w:shd w:val="clear" w:color="auto" w:fill="B7B7B7"/>
            <w:tcMar>
              <w:top w:w="100" w:type="dxa"/>
              <w:left w:w="100" w:type="dxa"/>
              <w:bottom w:w="100" w:type="dxa"/>
              <w:right w:w="100" w:type="dxa"/>
            </w:tcMar>
          </w:tcPr>
          <w:p w14:paraId="23133046" w14:textId="77777777" w:rsidR="00B33692" w:rsidRDefault="006D1925">
            <w:pPr>
              <w:widowControl w:val="0"/>
              <w:spacing w:line="240" w:lineRule="auto"/>
              <w:jc w:val="center"/>
            </w:pPr>
            <w:r>
              <w:t>Expected results</w:t>
            </w:r>
          </w:p>
        </w:tc>
      </w:tr>
      <w:tr w:rsidR="00B33692" w14:paraId="2313304C" w14:textId="77777777">
        <w:tc>
          <w:tcPr>
            <w:tcW w:w="1020" w:type="dxa"/>
            <w:shd w:val="clear" w:color="auto" w:fill="auto"/>
            <w:tcMar>
              <w:top w:w="100" w:type="dxa"/>
              <w:left w:w="100" w:type="dxa"/>
              <w:bottom w:w="100" w:type="dxa"/>
              <w:right w:w="100" w:type="dxa"/>
            </w:tcMar>
          </w:tcPr>
          <w:p w14:paraId="23133048" w14:textId="77777777" w:rsidR="00B33692" w:rsidRDefault="006D1925">
            <w:pPr>
              <w:widowControl w:val="0"/>
              <w:spacing w:line="240" w:lineRule="auto"/>
            </w:pPr>
            <w:r>
              <w:t>1</w:t>
            </w:r>
          </w:p>
        </w:tc>
        <w:tc>
          <w:tcPr>
            <w:tcW w:w="1875" w:type="dxa"/>
            <w:shd w:val="clear" w:color="auto" w:fill="auto"/>
            <w:tcMar>
              <w:top w:w="100" w:type="dxa"/>
              <w:left w:w="100" w:type="dxa"/>
              <w:bottom w:w="100" w:type="dxa"/>
              <w:right w:w="100" w:type="dxa"/>
            </w:tcMar>
          </w:tcPr>
          <w:p w14:paraId="23133049" w14:textId="77777777" w:rsidR="00B33692" w:rsidRDefault="006D1925">
            <w:pPr>
              <w:widowControl w:val="0"/>
              <w:spacing w:line="240" w:lineRule="auto"/>
            </w:pPr>
            <w:r>
              <w:t>Input Hardware</w:t>
            </w:r>
          </w:p>
        </w:tc>
        <w:tc>
          <w:tcPr>
            <w:tcW w:w="3660" w:type="dxa"/>
            <w:shd w:val="clear" w:color="auto" w:fill="auto"/>
            <w:tcMar>
              <w:top w:w="100" w:type="dxa"/>
              <w:left w:w="100" w:type="dxa"/>
              <w:bottom w:w="100" w:type="dxa"/>
              <w:right w:w="100" w:type="dxa"/>
            </w:tcMar>
          </w:tcPr>
          <w:p w14:paraId="2313304A" w14:textId="77777777" w:rsidR="00B33692" w:rsidRDefault="006D1925">
            <w:pPr>
              <w:widowControl w:val="0"/>
              <w:spacing w:line="240" w:lineRule="auto"/>
            </w:pPr>
            <w:r>
              <w:t>Access Web-cam</w:t>
            </w:r>
          </w:p>
        </w:tc>
        <w:tc>
          <w:tcPr>
            <w:tcW w:w="2385" w:type="dxa"/>
            <w:shd w:val="clear" w:color="auto" w:fill="auto"/>
            <w:tcMar>
              <w:top w:w="100" w:type="dxa"/>
              <w:left w:w="100" w:type="dxa"/>
              <w:bottom w:w="100" w:type="dxa"/>
              <w:right w:w="100" w:type="dxa"/>
            </w:tcMar>
          </w:tcPr>
          <w:p w14:paraId="2313304B" w14:textId="77777777" w:rsidR="00B33692" w:rsidRDefault="006D1925">
            <w:pPr>
              <w:widowControl w:val="0"/>
              <w:spacing w:line="240" w:lineRule="auto"/>
            </w:pPr>
            <w:r>
              <w:t>Receive video Input</w:t>
            </w:r>
          </w:p>
        </w:tc>
      </w:tr>
      <w:tr w:rsidR="00B33692" w14:paraId="23133051" w14:textId="77777777">
        <w:tc>
          <w:tcPr>
            <w:tcW w:w="1020" w:type="dxa"/>
            <w:shd w:val="clear" w:color="auto" w:fill="auto"/>
            <w:tcMar>
              <w:top w:w="100" w:type="dxa"/>
              <w:left w:w="100" w:type="dxa"/>
              <w:bottom w:w="100" w:type="dxa"/>
              <w:right w:w="100" w:type="dxa"/>
            </w:tcMar>
          </w:tcPr>
          <w:p w14:paraId="2313304D" w14:textId="77777777" w:rsidR="00B33692" w:rsidRDefault="006D1925">
            <w:pPr>
              <w:widowControl w:val="0"/>
              <w:spacing w:line="240" w:lineRule="auto"/>
            </w:pPr>
            <w:r>
              <w:t>2</w:t>
            </w:r>
          </w:p>
        </w:tc>
        <w:tc>
          <w:tcPr>
            <w:tcW w:w="1875" w:type="dxa"/>
            <w:shd w:val="clear" w:color="auto" w:fill="auto"/>
            <w:tcMar>
              <w:top w:w="100" w:type="dxa"/>
              <w:left w:w="100" w:type="dxa"/>
              <w:bottom w:w="100" w:type="dxa"/>
              <w:right w:w="100" w:type="dxa"/>
            </w:tcMar>
          </w:tcPr>
          <w:p w14:paraId="2313304E" w14:textId="77777777" w:rsidR="00B33692" w:rsidRDefault="006D1925">
            <w:pPr>
              <w:widowControl w:val="0"/>
              <w:spacing w:line="240" w:lineRule="auto"/>
            </w:pPr>
            <w:r>
              <w:t xml:space="preserve">Input Hardware </w:t>
            </w:r>
          </w:p>
        </w:tc>
        <w:tc>
          <w:tcPr>
            <w:tcW w:w="3660" w:type="dxa"/>
            <w:shd w:val="clear" w:color="auto" w:fill="auto"/>
            <w:tcMar>
              <w:top w:w="100" w:type="dxa"/>
              <w:left w:w="100" w:type="dxa"/>
              <w:bottom w:w="100" w:type="dxa"/>
              <w:right w:w="100" w:type="dxa"/>
            </w:tcMar>
          </w:tcPr>
          <w:p w14:paraId="2313304F" w14:textId="77777777" w:rsidR="00B33692" w:rsidRDefault="006D1925">
            <w:pPr>
              <w:widowControl w:val="0"/>
              <w:spacing w:line="240" w:lineRule="auto"/>
            </w:pPr>
            <w:r>
              <w:t>Access Microphone</w:t>
            </w:r>
          </w:p>
        </w:tc>
        <w:tc>
          <w:tcPr>
            <w:tcW w:w="2385" w:type="dxa"/>
            <w:shd w:val="clear" w:color="auto" w:fill="auto"/>
            <w:tcMar>
              <w:top w:w="100" w:type="dxa"/>
              <w:left w:w="100" w:type="dxa"/>
              <w:bottom w:w="100" w:type="dxa"/>
              <w:right w:w="100" w:type="dxa"/>
            </w:tcMar>
          </w:tcPr>
          <w:p w14:paraId="23133050" w14:textId="77777777" w:rsidR="00B33692" w:rsidRDefault="006D1925">
            <w:pPr>
              <w:widowControl w:val="0"/>
              <w:spacing w:line="240" w:lineRule="auto"/>
            </w:pPr>
            <w:r>
              <w:t>Receive audio Input</w:t>
            </w:r>
          </w:p>
        </w:tc>
      </w:tr>
      <w:tr w:rsidR="00B33692" w14:paraId="23133056" w14:textId="77777777">
        <w:tc>
          <w:tcPr>
            <w:tcW w:w="1020" w:type="dxa"/>
            <w:shd w:val="clear" w:color="auto" w:fill="auto"/>
            <w:tcMar>
              <w:top w:w="100" w:type="dxa"/>
              <w:left w:w="100" w:type="dxa"/>
              <w:bottom w:w="100" w:type="dxa"/>
              <w:right w:w="100" w:type="dxa"/>
            </w:tcMar>
          </w:tcPr>
          <w:p w14:paraId="23133052" w14:textId="77777777" w:rsidR="00B33692" w:rsidRDefault="006D1925">
            <w:pPr>
              <w:widowControl w:val="0"/>
              <w:spacing w:line="240" w:lineRule="auto"/>
            </w:pPr>
            <w:r>
              <w:t>3</w:t>
            </w:r>
          </w:p>
        </w:tc>
        <w:tc>
          <w:tcPr>
            <w:tcW w:w="1875" w:type="dxa"/>
            <w:shd w:val="clear" w:color="auto" w:fill="auto"/>
            <w:tcMar>
              <w:top w:w="100" w:type="dxa"/>
              <w:left w:w="100" w:type="dxa"/>
              <w:bottom w:w="100" w:type="dxa"/>
              <w:right w:w="100" w:type="dxa"/>
            </w:tcMar>
          </w:tcPr>
          <w:p w14:paraId="23133053" w14:textId="77777777" w:rsidR="00B33692" w:rsidRDefault="006D1925">
            <w:pPr>
              <w:widowControl w:val="0"/>
              <w:spacing w:line="240" w:lineRule="auto"/>
            </w:pPr>
            <w:r>
              <w:t>Input Hardware</w:t>
            </w:r>
          </w:p>
        </w:tc>
        <w:tc>
          <w:tcPr>
            <w:tcW w:w="3660" w:type="dxa"/>
            <w:shd w:val="clear" w:color="auto" w:fill="auto"/>
            <w:tcMar>
              <w:top w:w="100" w:type="dxa"/>
              <w:left w:w="100" w:type="dxa"/>
              <w:bottom w:w="100" w:type="dxa"/>
              <w:right w:w="100" w:type="dxa"/>
            </w:tcMar>
          </w:tcPr>
          <w:p w14:paraId="23133054" w14:textId="77777777" w:rsidR="00B33692" w:rsidRDefault="006D1925">
            <w:pPr>
              <w:widowControl w:val="0"/>
              <w:spacing w:line="240" w:lineRule="auto"/>
            </w:pPr>
            <w:r>
              <w:t>Access Keyboard</w:t>
            </w:r>
          </w:p>
        </w:tc>
        <w:tc>
          <w:tcPr>
            <w:tcW w:w="2385" w:type="dxa"/>
            <w:shd w:val="clear" w:color="auto" w:fill="auto"/>
            <w:tcMar>
              <w:top w:w="100" w:type="dxa"/>
              <w:left w:w="100" w:type="dxa"/>
              <w:bottom w:w="100" w:type="dxa"/>
              <w:right w:w="100" w:type="dxa"/>
            </w:tcMar>
          </w:tcPr>
          <w:p w14:paraId="23133055" w14:textId="77777777" w:rsidR="00B33692" w:rsidRDefault="006D1925">
            <w:pPr>
              <w:widowControl w:val="0"/>
              <w:spacing w:line="240" w:lineRule="auto"/>
            </w:pPr>
            <w:r>
              <w:t>Receive keyboard Input</w:t>
            </w:r>
          </w:p>
        </w:tc>
      </w:tr>
      <w:tr w:rsidR="00B33692" w14:paraId="2313305B" w14:textId="77777777">
        <w:tc>
          <w:tcPr>
            <w:tcW w:w="1020" w:type="dxa"/>
            <w:shd w:val="clear" w:color="auto" w:fill="auto"/>
            <w:tcMar>
              <w:top w:w="100" w:type="dxa"/>
              <w:left w:w="100" w:type="dxa"/>
              <w:bottom w:w="100" w:type="dxa"/>
              <w:right w:w="100" w:type="dxa"/>
            </w:tcMar>
          </w:tcPr>
          <w:p w14:paraId="23133057" w14:textId="77777777" w:rsidR="00B33692" w:rsidRDefault="006D1925">
            <w:pPr>
              <w:widowControl w:val="0"/>
              <w:spacing w:line="240" w:lineRule="auto"/>
            </w:pPr>
            <w:r>
              <w:t>4</w:t>
            </w:r>
          </w:p>
        </w:tc>
        <w:tc>
          <w:tcPr>
            <w:tcW w:w="1875" w:type="dxa"/>
            <w:shd w:val="clear" w:color="auto" w:fill="auto"/>
            <w:tcMar>
              <w:top w:w="100" w:type="dxa"/>
              <w:left w:w="100" w:type="dxa"/>
              <w:bottom w:w="100" w:type="dxa"/>
              <w:right w:w="100" w:type="dxa"/>
            </w:tcMar>
          </w:tcPr>
          <w:p w14:paraId="23133058" w14:textId="77777777" w:rsidR="00B33692" w:rsidRDefault="006D1925">
            <w:pPr>
              <w:widowControl w:val="0"/>
              <w:spacing w:line="240" w:lineRule="auto"/>
            </w:pPr>
            <w:r>
              <w:t>WEB app</w:t>
            </w:r>
          </w:p>
        </w:tc>
        <w:tc>
          <w:tcPr>
            <w:tcW w:w="3660" w:type="dxa"/>
            <w:shd w:val="clear" w:color="auto" w:fill="auto"/>
            <w:tcMar>
              <w:top w:w="100" w:type="dxa"/>
              <w:left w:w="100" w:type="dxa"/>
              <w:bottom w:w="100" w:type="dxa"/>
              <w:right w:w="100" w:type="dxa"/>
            </w:tcMar>
          </w:tcPr>
          <w:p w14:paraId="23133059" w14:textId="77777777" w:rsidR="00B33692" w:rsidRDefault="006D1925">
            <w:pPr>
              <w:widowControl w:val="0"/>
              <w:spacing w:line="240" w:lineRule="auto"/>
            </w:pPr>
            <w:r>
              <w:t>Page load</w:t>
            </w:r>
          </w:p>
        </w:tc>
        <w:tc>
          <w:tcPr>
            <w:tcW w:w="2385" w:type="dxa"/>
            <w:shd w:val="clear" w:color="auto" w:fill="auto"/>
            <w:tcMar>
              <w:top w:w="100" w:type="dxa"/>
              <w:left w:w="100" w:type="dxa"/>
              <w:bottom w:w="100" w:type="dxa"/>
              <w:right w:w="100" w:type="dxa"/>
            </w:tcMar>
          </w:tcPr>
          <w:p w14:paraId="2313305A" w14:textId="77777777" w:rsidR="00B33692" w:rsidRDefault="006D1925">
            <w:pPr>
              <w:widowControl w:val="0"/>
              <w:spacing w:line="240" w:lineRule="auto"/>
            </w:pPr>
            <w:r>
              <w:t>Page loading time &lt; 2s</w:t>
            </w:r>
          </w:p>
        </w:tc>
      </w:tr>
      <w:tr w:rsidR="00B33692" w14:paraId="23133060" w14:textId="77777777">
        <w:tc>
          <w:tcPr>
            <w:tcW w:w="1020" w:type="dxa"/>
            <w:shd w:val="clear" w:color="auto" w:fill="auto"/>
            <w:tcMar>
              <w:top w:w="100" w:type="dxa"/>
              <w:left w:w="100" w:type="dxa"/>
              <w:bottom w:w="100" w:type="dxa"/>
              <w:right w:w="100" w:type="dxa"/>
            </w:tcMar>
          </w:tcPr>
          <w:p w14:paraId="2313305C" w14:textId="77777777" w:rsidR="00B33692" w:rsidRDefault="006D1925">
            <w:pPr>
              <w:widowControl w:val="0"/>
              <w:spacing w:line="240" w:lineRule="auto"/>
            </w:pPr>
            <w:r>
              <w:t>5</w:t>
            </w:r>
          </w:p>
        </w:tc>
        <w:tc>
          <w:tcPr>
            <w:tcW w:w="1875" w:type="dxa"/>
            <w:shd w:val="clear" w:color="auto" w:fill="auto"/>
            <w:tcMar>
              <w:top w:w="100" w:type="dxa"/>
              <w:left w:w="100" w:type="dxa"/>
              <w:bottom w:w="100" w:type="dxa"/>
              <w:right w:w="100" w:type="dxa"/>
            </w:tcMar>
          </w:tcPr>
          <w:p w14:paraId="2313305D" w14:textId="77777777" w:rsidR="00B33692" w:rsidRDefault="006D1925">
            <w:pPr>
              <w:widowControl w:val="0"/>
              <w:spacing w:line="240" w:lineRule="auto"/>
            </w:pPr>
            <w:r>
              <w:t>WEB app</w:t>
            </w:r>
          </w:p>
        </w:tc>
        <w:tc>
          <w:tcPr>
            <w:tcW w:w="3660" w:type="dxa"/>
            <w:shd w:val="clear" w:color="auto" w:fill="auto"/>
            <w:tcMar>
              <w:top w:w="100" w:type="dxa"/>
              <w:left w:w="100" w:type="dxa"/>
              <w:bottom w:w="100" w:type="dxa"/>
              <w:right w:w="100" w:type="dxa"/>
            </w:tcMar>
          </w:tcPr>
          <w:p w14:paraId="2313305E" w14:textId="77777777" w:rsidR="00B33692" w:rsidRDefault="006D1925">
            <w:pPr>
              <w:widowControl w:val="0"/>
              <w:spacing w:line="240" w:lineRule="auto"/>
            </w:pPr>
            <w:r>
              <w:t>Home Page</w:t>
            </w:r>
          </w:p>
        </w:tc>
        <w:tc>
          <w:tcPr>
            <w:tcW w:w="2385" w:type="dxa"/>
            <w:shd w:val="clear" w:color="auto" w:fill="auto"/>
            <w:tcMar>
              <w:top w:w="100" w:type="dxa"/>
              <w:left w:w="100" w:type="dxa"/>
              <w:bottom w:w="100" w:type="dxa"/>
              <w:right w:w="100" w:type="dxa"/>
            </w:tcMar>
          </w:tcPr>
          <w:p w14:paraId="2313305F" w14:textId="77777777" w:rsidR="00B33692" w:rsidRDefault="006D1925">
            <w:pPr>
              <w:widowControl w:val="0"/>
              <w:spacing w:line="240" w:lineRule="auto"/>
            </w:pPr>
            <w:r>
              <w:t xml:space="preserve">Displays landing page content </w:t>
            </w:r>
          </w:p>
        </w:tc>
      </w:tr>
      <w:tr w:rsidR="00B33692" w14:paraId="23133065" w14:textId="77777777">
        <w:tc>
          <w:tcPr>
            <w:tcW w:w="1020" w:type="dxa"/>
            <w:shd w:val="clear" w:color="auto" w:fill="auto"/>
            <w:tcMar>
              <w:top w:w="100" w:type="dxa"/>
              <w:left w:w="100" w:type="dxa"/>
              <w:bottom w:w="100" w:type="dxa"/>
              <w:right w:w="100" w:type="dxa"/>
            </w:tcMar>
          </w:tcPr>
          <w:p w14:paraId="23133061" w14:textId="77777777" w:rsidR="00B33692" w:rsidRDefault="006D1925">
            <w:pPr>
              <w:widowControl w:val="0"/>
              <w:spacing w:line="240" w:lineRule="auto"/>
            </w:pPr>
            <w:r>
              <w:lastRenderedPageBreak/>
              <w:t>6</w:t>
            </w:r>
          </w:p>
        </w:tc>
        <w:tc>
          <w:tcPr>
            <w:tcW w:w="1875" w:type="dxa"/>
            <w:shd w:val="clear" w:color="auto" w:fill="auto"/>
            <w:tcMar>
              <w:top w:w="100" w:type="dxa"/>
              <w:left w:w="100" w:type="dxa"/>
              <w:bottom w:w="100" w:type="dxa"/>
              <w:right w:w="100" w:type="dxa"/>
            </w:tcMar>
          </w:tcPr>
          <w:p w14:paraId="23133062" w14:textId="77777777" w:rsidR="00B33692" w:rsidRDefault="006D1925">
            <w:pPr>
              <w:widowControl w:val="0"/>
              <w:spacing w:line="240" w:lineRule="auto"/>
            </w:pPr>
            <w:r>
              <w:t>WEB app</w:t>
            </w:r>
          </w:p>
        </w:tc>
        <w:tc>
          <w:tcPr>
            <w:tcW w:w="3660" w:type="dxa"/>
            <w:shd w:val="clear" w:color="auto" w:fill="auto"/>
            <w:tcMar>
              <w:top w:w="100" w:type="dxa"/>
              <w:left w:w="100" w:type="dxa"/>
              <w:bottom w:w="100" w:type="dxa"/>
              <w:right w:w="100" w:type="dxa"/>
            </w:tcMar>
          </w:tcPr>
          <w:p w14:paraId="23133063" w14:textId="77777777" w:rsidR="00B33692" w:rsidRDefault="006D1925">
            <w:pPr>
              <w:widowControl w:val="0"/>
              <w:spacing w:line="240" w:lineRule="auto"/>
            </w:pPr>
            <w:r>
              <w:t>FAQ Page</w:t>
            </w:r>
          </w:p>
        </w:tc>
        <w:tc>
          <w:tcPr>
            <w:tcW w:w="2385" w:type="dxa"/>
            <w:shd w:val="clear" w:color="auto" w:fill="auto"/>
            <w:tcMar>
              <w:top w:w="100" w:type="dxa"/>
              <w:left w:w="100" w:type="dxa"/>
              <w:bottom w:w="100" w:type="dxa"/>
              <w:right w:w="100" w:type="dxa"/>
            </w:tcMar>
          </w:tcPr>
          <w:p w14:paraId="23133064" w14:textId="77777777" w:rsidR="00B33692" w:rsidRDefault="006D1925">
            <w:pPr>
              <w:widowControl w:val="0"/>
              <w:spacing w:line="240" w:lineRule="auto"/>
            </w:pPr>
            <w:r>
              <w:t>Displays a page with FAQs</w:t>
            </w:r>
          </w:p>
        </w:tc>
      </w:tr>
      <w:tr w:rsidR="00B33692" w14:paraId="2313306A" w14:textId="77777777">
        <w:tc>
          <w:tcPr>
            <w:tcW w:w="1020" w:type="dxa"/>
            <w:shd w:val="clear" w:color="auto" w:fill="auto"/>
            <w:tcMar>
              <w:top w:w="100" w:type="dxa"/>
              <w:left w:w="100" w:type="dxa"/>
              <w:bottom w:w="100" w:type="dxa"/>
              <w:right w:w="100" w:type="dxa"/>
            </w:tcMar>
          </w:tcPr>
          <w:p w14:paraId="23133066" w14:textId="77777777" w:rsidR="00B33692" w:rsidRDefault="006D1925">
            <w:pPr>
              <w:widowControl w:val="0"/>
              <w:spacing w:line="240" w:lineRule="auto"/>
            </w:pPr>
            <w:r>
              <w:t>7</w:t>
            </w:r>
          </w:p>
        </w:tc>
        <w:tc>
          <w:tcPr>
            <w:tcW w:w="1875" w:type="dxa"/>
            <w:shd w:val="clear" w:color="auto" w:fill="auto"/>
            <w:tcMar>
              <w:top w:w="100" w:type="dxa"/>
              <w:left w:w="100" w:type="dxa"/>
              <w:bottom w:w="100" w:type="dxa"/>
              <w:right w:w="100" w:type="dxa"/>
            </w:tcMar>
          </w:tcPr>
          <w:p w14:paraId="23133067" w14:textId="77777777" w:rsidR="00B33692" w:rsidRDefault="006D1925">
            <w:pPr>
              <w:widowControl w:val="0"/>
              <w:spacing w:line="240" w:lineRule="auto"/>
            </w:pPr>
            <w:r>
              <w:t>WEB app</w:t>
            </w:r>
          </w:p>
        </w:tc>
        <w:tc>
          <w:tcPr>
            <w:tcW w:w="3660" w:type="dxa"/>
            <w:shd w:val="clear" w:color="auto" w:fill="auto"/>
            <w:tcMar>
              <w:top w:w="100" w:type="dxa"/>
              <w:left w:w="100" w:type="dxa"/>
              <w:bottom w:w="100" w:type="dxa"/>
              <w:right w:w="100" w:type="dxa"/>
            </w:tcMar>
          </w:tcPr>
          <w:p w14:paraId="23133068" w14:textId="77777777" w:rsidR="00B33692" w:rsidRDefault="006D1925">
            <w:pPr>
              <w:widowControl w:val="0"/>
              <w:spacing w:line="240" w:lineRule="auto"/>
            </w:pPr>
            <w:r>
              <w:t>Results Pages</w:t>
            </w:r>
          </w:p>
        </w:tc>
        <w:tc>
          <w:tcPr>
            <w:tcW w:w="2385" w:type="dxa"/>
            <w:shd w:val="clear" w:color="auto" w:fill="auto"/>
            <w:tcMar>
              <w:top w:w="100" w:type="dxa"/>
              <w:left w:w="100" w:type="dxa"/>
              <w:bottom w:w="100" w:type="dxa"/>
              <w:right w:w="100" w:type="dxa"/>
            </w:tcMar>
          </w:tcPr>
          <w:p w14:paraId="23133069" w14:textId="77777777" w:rsidR="00B33692" w:rsidRDefault="006D1925">
            <w:pPr>
              <w:widowControl w:val="0"/>
              <w:spacing w:line="240" w:lineRule="auto"/>
            </w:pPr>
            <w:r>
              <w:t>Displays tests results and classification</w:t>
            </w:r>
          </w:p>
        </w:tc>
      </w:tr>
      <w:tr w:rsidR="00B33692" w14:paraId="2313306F" w14:textId="77777777">
        <w:tc>
          <w:tcPr>
            <w:tcW w:w="1020" w:type="dxa"/>
            <w:shd w:val="clear" w:color="auto" w:fill="auto"/>
            <w:tcMar>
              <w:top w:w="100" w:type="dxa"/>
              <w:left w:w="100" w:type="dxa"/>
              <w:bottom w:w="100" w:type="dxa"/>
              <w:right w:w="100" w:type="dxa"/>
            </w:tcMar>
          </w:tcPr>
          <w:p w14:paraId="2313306B" w14:textId="77777777" w:rsidR="00B33692" w:rsidRDefault="006D1925">
            <w:pPr>
              <w:widowControl w:val="0"/>
              <w:spacing w:line="240" w:lineRule="auto"/>
            </w:pPr>
            <w:r>
              <w:t>8</w:t>
            </w:r>
          </w:p>
        </w:tc>
        <w:tc>
          <w:tcPr>
            <w:tcW w:w="1875" w:type="dxa"/>
            <w:shd w:val="clear" w:color="auto" w:fill="auto"/>
            <w:tcMar>
              <w:top w:w="100" w:type="dxa"/>
              <w:left w:w="100" w:type="dxa"/>
              <w:bottom w:w="100" w:type="dxa"/>
              <w:right w:w="100" w:type="dxa"/>
            </w:tcMar>
          </w:tcPr>
          <w:p w14:paraId="2313306C" w14:textId="77777777" w:rsidR="00B33692" w:rsidRDefault="006D1925">
            <w:pPr>
              <w:widowControl w:val="0"/>
              <w:spacing w:line="240" w:lineRule="auto"/>
            </w:pPr>
            <w:r>
              <w:t>WEB app</w:t>
            </w:r>
          </w:p>
        </w:tc>
        <w:tc>
          <w:tcPr>
            <w:tcW w:w="3660" w:type="dxa"/>
            <w:shd w:val="clear" w:color="auto" w:fill="auto"/>
            <w:tcMar>
              <w:top w:w="100" w:type="dxa"/>
              <w:left w:w="100" w:type="dxa"/>
              <w:bottom w:w="100" w:type="dxa"/>
              <w:right w:w="100" w:type="dxa"/>
            </w:tcMar>
          </w:tcPr>
          <w:p w14:paraId="2313306D" w14:textId="77777777" w:rsidR="00B33692" w:rsidRDefault="006D1925">
            <w:pPr>
              <w:widowControl w:val="0"/>
              <w:spacing w:line="240" w:lineRule="auto"/>
            </w:pPr>
            <w:r>
              <w:t>Eye-Test Page</w:t>
            </w:r>
          </w:p>
        </w:tc>
        <w:tc>
          <w:tcPr>
            <w:tcW w:w="2385" w:type="dxa"/>
            <w:shd w:val="clear" w:color="auto" w:fill="auto"/>
            <w:tcMar>
              <w:top w:w="100" w:type="dxa"/>
              <w:left w:w="100" w:type="dxa"/>
              <w:bottom w:w="100" w:type="dxa"/>
              <w:right w:w="100" w:type="dxa"/>
            </w:tcMar>
          </w:tcPr>
          <w:p w14:paraId="2313306E" w14:textId="77777777" w:rsidR="00B33692" w:rsidRDefault="006D1925">
            <w:pPr>
              <w:widowControl w:val="0"/>
              <w:spacing w:line="240" w:lineRule="auto"/>
            </w:pPr>
            <w:r>
              <w:t>Displays the content of the eye-tracking test</w:t>
            </w:r>
          </w:p>
        </w:tc>
      </w:tr>
      <w:tr w:rsidR="00B33692" w14:paraId="23133074" w14:textId="77777777">
        <w:tc>
          <w:tcPr>
            <w:tcW w:w="1020" w:type="dxa"/>
            <w:shd w:val="clear" w:color="auto" w:fill="auto"/>
            <w:tcMar>
              <w:top w:w="100" w:type="dxa"/>
              <w:left w:w="100" w:type="dxa"/>
              <w:bottom w:w="100" w:type="dxa"/>
              <w:right w:w="100" w:type="dxa"/>
            </w:tcMar>
          </w:tcPr>
          <w:p w14:paraId="23133070" w14:textId="77777777" w:rsidR="00B33692" w:rsidRDefault="006D1925">
            <w:pPr>
              <w:widowControl w:val="0"/>
              <w:spacing w:line="240" w:lineRule="auto"/>
            </w:pPr>
            <w:r>
              <w:t>9</w:t>
            </w:r>
          </w:p>
        </w:tc>
        <w:tc>
          <w:tcPr>
            <w:tcW w:w="1875" w:type="dxa"/>
            <w:shd w:val="clear" w:color="auto" w:fill="auto"/>
            <w:tcMar>
              <w:top w:w="100" w:type="dxa"/>
              <w:left w:w="100" w:type="dxa"/>
              <w:bottom w:w="100" w:type="dxa"/>
              <w:right w:w="100" w:type="dxa"/>
            </w:tcMar>
          </w:tcPr>
          <w:p w14:paraId="23133071" w14:textId="77777777" w:rsidR="00B33692" w:rsidRDefault="006D1925">
            <w:pPr>
              <w:widowControl w:val="0"/>
              <w:spacing w:line="240" w:lineRule="auto"/>
            </w:pPr>
            <w:r>
              <w:t>WEB app</w:t>
            </w:r>
          </w:p>
        </w:tc>
        <w:tc>
          <w:tcPr>
            <w:tcW w:w="3660" w:type="dxa"/>
            <w:shd w:val="clear" w:color="auto" w:fill="auto"/>
            <w:tcMar>
              <w:top w:w="100" w:type="dxa"/>
              <w:left w:w="100" w:type="dxa"/>
              <w:bottom w:w="100" w:type="dxa"/>
              <w:right w:w="100" w:type="dxa"/>
            </w:tcMar>
          </w:tcPr>
          <w:p w14:paraId="23133072" w14:textId="77777777" w:rsidR="00B33692" w:rsidRDefault="006D1925">
            <w:pPr>
              <w:widowControl w:val="0"/>
              <w:spacing w:line="240" w:lineRule="auto"/>
            </w:pPr>
            <w:r>
              <w:t>Vocal Test Page</w:t>
            </w:r>
          </w:p>
        </w:tc>
        <w:tc>
          <w:tcPr>
            <w:tcW w:w="2385" w:type="dxa"/>
            <w:shd w:val="clear" w:color="auto" w:fill="auto"/>
            <w:tcMar>
              <w:top w:w="100" w:type="dxa"/>
              <w:left w:w="100" w:type="dxa"/>
              <w:bottom w:w="100" w:type="dxa"/>
              <w:right w:w="100" w:type="dxa"/>
            </w:tcMar>
          </w:tcPr>
          <w:p w14:paraId="23133073" w14:textId="77777777" w:rsidR="00B33692" w:rsidRDefault="006D1925">
            <w:pPr>
              <w:widowControl w:val="0"/>
              <w:spacing w:line="240" w:lineRule="auto"/>
            </w:pPr>
            <w:r>
              <w:t>Displays the content of the vocal test</w:t>
            </w:r>
          </w:p>
        </w:tc>
      </w:tr>
      <w:tr w:rsidR="00B33692" w14:paraId="23133079" w14:textId="77777777">
        <w:tc>
          <w:tcPr>
            <w:tcW w:w="1020" w:type="dxa"/>
            <w:shd w:val="clear" w:color="auto" w:fill="auto"/>
            <w:tcMar>
              <w:top w:w="100" w:type="dxa"/>
              <w:left w:w="100" w:type="dxa"/>
              <w:bottom w:w="100" w:type="dxa"/>
              <w:right w:w="100" w:type="dxa"/>
            </w:tcMar>
          </w:tcPr>
          <w:p w14:paraId="23133075" w14:textId="77777777" w:rsidR="00B33692" w:rsidRDefault="006D1925">
            <w:pPr>
              <w:widowControl w:val="0"/>
              <w:spacing w:line="240" w:lineRule="auto"/>
            </w:pPr>
            <w:r>
              <w:t>10</w:t>
            </w:r>
          </w:p>
        </w:tc>
        <w:tc>
          <w:tcPr>
            <w:tcW w:w="1875" w:type="dxa"/>
            <w:shd w:val="clear" w:color="auto" w:fill="auto"/>
            <w:tcMar>
              <w:top w:w="100" w:type="dxa"/>
              <w:left w:w="100" w:type="dxa"/>
              <w:bottom w:w="100" w:type="dxa"/>
              <w:right w:w="100" w:type="dxa"/>
            </w:tcMar>
          </w:tcPr>
          <w:p w14:paraId="23133076" w14:textId="77777777" w:rsidR="00B33692" w:rsidRDefault="006D1925">
            <w:pPr>
              <w:widowControl w:val="0"/>
              <w:spacing w:line="240" w:lineRule="auto"/>
            </w:pPr>
            <w:r>
              <w:t>WEB app</w:t>
            </w:r>
          </w:p>
        </w:tc>
        <w:tc>
          <w:tcPr>
            <w:tcW w:w="3660" w:type="dxa"/>
            <w:shd w:val="clear" w:color="auto" w:fill="auto"/>
            <w:tcMar>
              <w:top w:w="100" w:type="dxa"/>
              <w:left w:w="100" w:type="dxa"/>
              <w:bottom w:w="100" w:type="dxa"/>
              <w:right w:w="100" w:type="dxa"/>
            </w:tcMar>
          </w:tcPr>
          <w:p w14:paraId="23133077" w14:textId="77777777" w:rsidR="00B33692" w:rsidRDefault="006D1925">
            <w:pPr>
              <w:widowControl w:val="0"/>
              <w:spacing w:line="240" w:lineRule="auto"/>
            </w:pPr>
            <w:r>
              <w:t>Questionnaire page</w:t>
            </w:r>
          </w:p>
        </w:tc>
        <w:tc>
          <w:tcPr>
            <w:tcW w:w="2385" w:type="dxa"/>
            <w:shd w:val="clear" w:color="auto" w:fill="auto"/>
            <w:tcMar>
              <w:top w:w="100" w:type="dxa"/>
              <w:left w:w="100" w:type="dxa"/>
              <w:bottom w:w="100" w:type="dxa"/>
              <w:right w:w="100" w:type="dxa"/>
            </w:tcMar>
          </w:tcPr>
          <w:p w14:paraId="23133078" w14:textId="77777777" w:rsidR="00B33692" w:rsidRDefault="006D1925">
            <w:pPr>
              <w:widowControl w:val="0"/>
              <w:spacing w:line="240" w:lineRule="auto"/>
            </w:pPr>
            <w:r>
              <w:t>Displays a page full of questions</w:t>
            </w:r>
          </w:p>
        </w:tc>
      </w:tr>
      <w:tr w:rsidR="00B33692" w14:paraId="2313307E" w14:textId="77777777">
        <w:tc>
          <w:tcPr>
            <w:tcW w:w="1020" w:type="dxa"/>
            <w:shd w:val="clear" w:color="auto" w:fill="auto"/>
            <w:tcMar>
              <w:top w:w="100" w:type="dxa"/>
              <w:left w:w="100" w:type="dxa"/>
              <w:bottom w:w="100" w:type="dxa"/>
              <w:right w:w="100" w:type="dxa"/>
            </w:tcMar>
          </w:tcPr>
          <w:p w14:paraId="2313307A" w14:textId="77777777" w:rsidR="00B33692" w:rsidRDefault="006D1925">
            <w:pPr>
              <w:widowControl w:val="0"/>
              <w:spacing w:line="240" w:lineRule="auto"/>
            </w:pPr>
            <w:r>
              <w:t>11</w:t>
            </w:r>
          </w:p>
        </w:tc>
        <w:tc>
          <w:tcPr>
            <w:tcW w:w="1875" w:type="dxa"/>
            <w:shd w:val="clear" w:color="auto" w:fill="auto"/>
            <w:tcMar>
              <w:top w:w="100" w:type="dxa"/>
              <w:left w:w="100" w:type="dxa"/>
              <w:bottom w:w="100" w:type="dxa"/>
              <w:right w:w="100" w:type="dxa"/>
            </w:tcMar>
          </w:tcPr>
          <w:p w14:paraId="2313307B" w14:textId="77777777" w:rsidR="00B33692" w:rsidRDefault="006D1925">
            <w:pPr>
              <w:widowControl w:val="0"/>
              <w:spacing w:line="240" w:lineRule="auto"/>
            </w:pPr>
            <w:r>
              <w:t>API Testing</w:t>
            </w:r>
          </w:p>
        </w:tc>
        <w:tc>
          <w:tcPr>
            <w:tcW w:w="3660" w:type="dxa"/>
            <w:shd w:val="clear" w:color="auto" w:fill="auto"/>
            <w:tcMar>
              <w:top w:w="100" w:type="dxa"/>
              <w:left w:w="100" w:type="dxa"/>
              <w:bottom w:w="100" w:type="dxa"/>
              <w:right w:w="100" w:type="dxa"/>
            </w:tcMar>
          </w:tcPr>
          <w:p w14:paraId="2313307C" w14:textId="77777777" w:rsidR="00B33692" w:rsidRDefault="006D1925">
            <w:pPr>
              <w:widowControl w:val="0"/>
              <w:spacing w:line="240" w:lineRule="auto"/>
            </w:pPr>
            <w:r>
              <w:t>Send Data to Back-End</w:t>
            </w:r>
          </w:p>
        </w:tc>
        <w:tc>
          <w:tcPr>
            <w:tcW w:w="2385" w:type="dxa"/>
            <w:shd w:val="clear" w:color="auto" w:fill="auto"/>
            <w:tcMar>
              <w:top w:w="100" w:type="dxa"/>
              <w:left w:w="100" w:type="dxa"/>
              <w:bottom w:w="100" w:type="dxa"/>
              <w:right w:w="100" w:type="dxa"/>
            </w:tcMar>
          </w:tcPr>
          <w:p w14:paraId="2313307D" w14:textId="77777777" w:rsidR="00B33692" w:rsidRDefault="006D1925">
            <w:pPr>
              <w:widowControl w:val="0"/>
              <w:spacing w:line="240" w:lineRule="auto"/>
            </w:pPr>
            <w:r>
              <w:t>A JSON file which includes data is found in POSTMAN (sent from Front-end to Back-end)</w:t>
            </w:r>
          </w:p>
        </w:tc>
      </w:tr>
      <w:tr w:rsidR="00B33692" w14:paraId="23133083" w14:textId="77777777">
        <w:trPr>
          <w:trHeight w:val="953"/>
        </w:trPr>
        <w:tc>
          <w:tcPr>
            <w:tcW w:w="1020" w:type="dxa"/>
            <w:shd w:val="clear" w:color="auto" w:fill="auto"/>
            <w:tcMar>
              <w:top w:w="100" w:type="dxa"/>
              <w:left w:w="100" w:type="dxa"/>
              <w:bottom w:w="100" w:type="dxa"/>
              <w:right w:w="100" w:type="dxa"/>
            </w:tcMar>
          </w:tcPr>
          <w:p w14:paraId="2313307F" w14:textId="77777777" w:rsidR="00B33692" w:rsidRDefault="006D1925">
            <w:pPr>
              <w:widowControl w:val="0"/>
              <w:spacing w:line="240" w:lineRule="auto"/>
            </w:pPr>
            <w:r>
              <w:t>12</w:t>
            </w:r>
          </w:p>
        </w:tc>
        <w:tc>
          <w:tcPr>
            <w:tcW w:w="1875" w:type="dxa"/>
            <w:shd w:val="clear" w:color="auto" w:fill="auto"/>
            <w:tcMar>
              <w:top w:w="100" w:type="dxa"/>
              <w:left w:w="100" w:type="dxa"/>
              <w:bottom w:w="100" w:type="dxa"/>
              <w:right w:w="100" w:type="dxa"/>
            </w:tcMar>
          </w:tcPr>
          <w:p w14:paraId="23133080" w14:textId="77777777" w:rsidR="00B33692" w:rsidRDefault="006D1925">
            <w:pPr>
              <w:widowControl w:val="0"/>
              <w:spacing w:line="240" w:lineRule="auto"/>
            </w:pPr>
            <w:r>
              <w:t>API Testing</w:t>
            </w:r>
          </w:p>
        </w:tc>
        <w:tc>
          <w:tcPr>
            <w:tcW w:w="3660" w:type="dxa"/>
            <w:shd w:val="clear" w:color="auto" w:fill="auto"/>
            <w:tcMar>
              <w:top w:w="100" w:type="dxa"/>
              <w:left w:w="100" w:type="dxa"/>
              <w:bottom w:w="100" w:type="dxa"/>
              <w:right w:w="100" w:type="dxa"/>
            </w:tcMar>
          </w:tcPr>
          <w:p w14:paraId="23133081" w14:textId="77777777" w:rsidR="00B33692" w:rsidRDefault="006D1925">
            <w:pPr>
              <w:widowControl w:val="0"/>
              <w:spacing w:line="240" w:lineRule="auto"/>
            </w:pPr>
            <w:r>
              <w:t>Fetch Data from Front-End</w:t>
            </w:r>
          </w:p>
        </w:tc>
        <w:tc>
          <w:tcPr>
            <w:tcW w:w="2385" w:type="dxa"/>
            <w:shd w:val="clear" w:color="auto" w:fill="auto"/>
            <w:tcMar>
              <w:top w:w="100" w:type="dxa"/>
              <w:left w:w="100" w:type="dxa"/>
              <w:bottom w:w="100" w:type="dxa"/>
              <w:right w:w="100" w:type="dxa"/>
            </w:tcMar>
          </w:tcPr>
          <w:p w14:paraId="23133082" w14:textId="77777777" w:rsidR="00B33692" w:rsidRDefault="006D1925">
            <w:pPr>
              <w:widowControl w:val="0"/>
              <w:spacing w:line="240" w:lineRule="auto"/>
            </w:pPr>
            <w:r>
              <w:t>A JSON file is found in POSTMAN (sent from Back-end to Front-end)</w:t>
            </w:r>
          </w:p>
        </w:tc>
      </w:tr>
      <w:tr w:rsidR="00B33692" w14:paraId="23133088" w14:textId="77777777">
        <w:tc>
          <w:tcPr>
            <w:tcW w:w="1020" w:type="dxa"/>
            <w:shd w:val="clear" w:color="auto" w:fill="auto"/>
            <w:tcMar>
              <w:top w:w="100" w:type="dxa"/>
              <w:left w:w="100" w:type="dxa"/>
              <w:bottom w:w="100" w:type="dxa"/>
              <w:right w:w="100" w:type="dxa"/>
            </w:tcMar>
          </w:tcPr>
          <w:p w14:paraId="23133084" w14:textId="77777777" w:rsidR="00B33692" w:rsidRDefault="006D1925">
            <w:pPr>
              <w:widowControl w:val="0"/>
              <w:spacing w:line="240" w:lineRule="auto"/>
            </w:pPr>
            <w:r>
              <w:t>13</w:t>
            </w:r>
          </w:p>
        </w:tc>
        <w:tc>
          <w:tcPr>
            <w:tcW w:w="1875" w:type="dxa"/>
            <w:shd w:val="clear" w:color="auto" w:fill="auto"/>
            <w:tcMar>
              <w:top w:w="100" w:type="dxa"/>
              <w:left w:w="100" w:type="dxa"/>
              <w:bottom w:w="100" w:type="dxa"/>
              <w:right w:w="100" w:type="dxa"/>
            </w:tcMar>
          </w:tcPr>
          <w:p w14:paraId="23133085" w14:textId="77777777" w:rsidR="00B33692" w:rsidRDefault="006D1925">
            <w:pPr>
              <w:widowControl w:val="0"/>
              <w:spacing w:line="240" w:lineRule="auto"/>
            </w:pPr>
            <w:r>
              <w:t>Deep Learning</w:t>
            </w:r>
          </w:p>
        </w:tc>
        <w:tc>
          <w:tcPr>
            <w:tcW w:w="3660" w:type="dxa"/>
            <w:shd w:val="clear" w:color="auto" w:fill="auto"/>
            <w:tcMar>
              <w:top w:w="100" w:type="dxa"/>
              <w:left w:w="100" w:type="dxa"/>
              <w:bottom w:w="100" w:type="dxa"/>
              <w:right w:w="100" w:type="dxa"/>
            </w:tcMar>
          </w:tcPr>
          <w:p w14:paraId="23133086" w14:textId="77777777" w:rsidR="00B33692" w:rsidRDefault="006D1925">
            <w:pPr>
              <w:widowControl w:val="0"/>
              <w:spacing w:line="240" w:lineRule="auto"/>
            </w:pPr>
            <w:r>
              <w:t>Receive Correct Data</w:t>
            </w:r>
          </w:p>
        </w:tc>
        <w:tc>
          <w:tcPr>
            <w:tcW w:w="2385" w:type="dxa"/>
            <w:shd w:val="clear" w:color="auto" w:fill="auto"/>
            <w:tcMar>
              <w:top w:w="100" w:type="dxa"/>
              <w:left w:w="100" w:type="dxa"/>
              <w:bottom w:w="100" w:type="dxa"/>
              <w:right w:w="100" w:type="dxa"/>
            </w:tcMar>
          </w:tcPr>
          <w:p w14:paraId="23133087" w14:textId="77777777" w:rsidR="00B33692" w:rsidRDefault="006D1925">
            <w:pPr>
              <w:widowControl w:val="0"/>
              <w:spacing w:line="240" w:lineRule="auto"/>
            </w:pPr>
            <w:r>
              <w:t>JSON: {Eye-Test data, Vocal-Test data, Questionnaire Answers}</w:t>
            </w:r>
          </w:p>
        </w:tc>
      </w:tr>
      <w:tr w:rsidR="00B33692" w14:paraId="2313308D" w14:textId="77777777">
        <w:tc>
          <w:tcPr>
            <w:tcW w:w="1020" w:type="dxa"/>
            <w:shd w:val="clear" w:color="auto" w:fill="auto"/>
            <w:tcMar>
              <w:top w:w="100" w:type="dxa"/>
              <w:left w:w="100" w:type="dxa"/>
              <w:bottom w:w="100" w:type="dxa"/>
              <w:right w:w="100" w:type="dxa"/>
            </w:tcMar>
          </w:tcPr>
          <w:p w14:paraId="23133089" w14:textId="77777777" w:rsidR="00B33692" w:rsidRDefault="006D1925">
            <w:pPr>
              <w:widowControl w:val="0"/>
              <w:spacing w:line="240" w:lineRule="auto"/>
            </w:pPr>
            <w:r>
              <w:t>14</w:t>
            </w:r>
          </w:p>
        </w:tc>
        <w:tc>
          <w:tcPr>
            <w:tcW w:w="1875" w:type="dxa"/>
            <w:shd w:val="clear" w:color="auto" w:fill="auto"/>
            <w:tcMar>
              <w:top w:w="100" w:type="dxa"/>
              <w:left w:w="100" w:type="dxa"/>
              <w:bottom w:w="100" w:type="dxa"/>
              <w:right w:w="100" w:type="dxa"/>
            </w:tcMar>
          </w:tcPr>
          <w:p w14:paraId="2313308A" w14:textId="77777777" w:rsidR="00B33692" w:rsidRDefault="006D1925">
            <w:pPr>
              <w:widowControl w:val="0"/>
              <w:spacing w:line="240" w:lineRule="auto"/>
            </w:pPr>
            <w:r>
              <w:t>Deep Learning</w:t>
            </w:r>
          </w:p>
        </w:tc>
        <w:tc>
          <w:tcPr>
            <w:tcW w:w="3660" w:type="dxa"/>
            <w:shd w:val="clear" w:color="auto" w:fill="auto"/>
            <w:tcMar>
              <w:top w:w="100" w:type="dxa"/>
              <w:left w:w="100" w:type="dxa"/>
              <w:bottom w:w="100" w:type="dxa"/>
              <w:right w:w="100" w:type="dxa"/>
            </w:tcMar>
          </w:tcPr>
          <w:p w14:paraId="2313308B" w14:textId="77777777" w:rsidR="00B33692" w:rsidRDefault="006D1925">
            <w:pPr>
              <w:widowControl w:val="0"/>
              <w:spacing w:line="240" w:lineRule="auto"/>
            </w:pPr>
            <w:r>
              <w:t>Classification</w:t>
            </w:r>
          </w:p>
        </w:tc>
        <w:tc>
          <w:tcPr>
            <w:tcW w:w="2385" w:type="dxa"/>
            <w:shd w:val="clear" w:color="auto" w:fill="auto"/>
            <w:tcMar>
              <w:top w:w="100" w:type="dxa"/>
              <w:left w:w="100" w:type="dxa"/>
              <w:bottom w:w="100" w:type="dxa"/>
              <w:right w:w="100" w:type="dxa"/>
            </w:tcMar>
          </w:tcPr>
          <w:p w14:paraId="2313308C" w14:textId="77777777" w:rsidR="00B33692" w:rsidRDefault="006D1925">
            <w:pPr>
              <w:widowControl w:val="0"/>
              <w:spacing w:line="240" w:lineRule="auto"/>
            </w:pPr>
            <w:r>
              <w:t xml:space="preserve"> Accuracy &gt; 80%</w:t>
            </w:r>
          </w:p>
        </w:tc>
      </w:tr>
    </w:tbl>
    <w:p w14:paraId="2313308E" w14:textId="77777777" w:rsidR="00B33692" w:rsidRDefault="00B33692">
      <w:pPr>
        <w:rPr>
          <w:b/>
          <w:sz w:val="28"/>
          <w:szCs w:val="28"/>
          <w:u w:val="single"/>
        </w:rPr>
      </w:pPr>
    </w:p>
    <w:p w14:paraId="2313308F" w14:textId="77777777" w:rsidR="00B33692" w:rsidRDefault="00B33692">
      <w:pPr>
        <w:rPr>
          <w:b/>
          <w:sz w:val="28"/>
          <w:szCs w:val="28"/>
          <w:u w:val="single"/>
        </w:rPr>
      </w:pPr>
    </w:p>
    <w:p w14:paraId="23133090" w14:textId="77777777" w:rsidR="00B33692" w:rsidRDefault="00B33692">
      <w:pPr>
        <w:rPr>
          <w:b/>
          <w:sz w:val="28"/>
          <w:szCs w:val="28"/>
          <w:u w:val="single"/>
        </w:rPr>
      </w:pPr>
    </w:p>
    <w:p w14:paraId="23133091" w14:textId="77777777" w:rsidR="00B33692" w:rsidRDefault="00B33692">
      <w:pPr>
        <w:rPr>
          <w:b/>
          <w:sz w:val="28"/>
          <w:szCs w:val="28"/>
          <w:u w:val="single"/>
        </w:rPr>
      </w:pPr>
    </w:p>
    <w:p w14:paraId="23133092" w14:textId="77777777" w:rsidR="00B33692" w:rsidRDefault="00B33692">
      <w:pPr>
        <w:rPr>
          <w:b/>
          <w:sz w:val="28"/>
          <w:szCs w:val="28"/>
          <w:u w:val="single"/>
        </w:rPr>
      </w:pPr>
    </w:p>
    <w:p w14:paraId="23133093" w14:textId="77777777" w:rsidR="00B33692" w:rsidRDefault="00B33692">
      <w:pPr>
        <w:rPr>
          <w:b/>
          <w:sz w:val="28"/>
          <w:szCs w:val="28"/>
          <w:u w:val="single"/>
        </w:rPr>
      </w:pPr>
    </w:p>
    <w:p w14:paraId="23133094" w14:textId="77777777" w:rsidR="00B33692" w:rsidRDefault="00B33692"/>
    <w:p w14:paraId="23133095" w14:textId="77777777" w:rsidR="00B33692" w:rsidRDefault="00B33692"/>
    <w:p w14:paraId="23133096" w14:textId="77777777" w:rsidR="00B33692" w:rsidRDefault="00B33692"/>
    <w:p w14:paraId="23133097" w14:textId="77777777" w:rsidR="00B33692" w:rsidRDefault="00B33692"/>
    <w:p w14:paraId="23133098" w14:textId="77777777" w:rsidR="00B33692" w:rsidRDefault="00B33692"/>
    <w:p w14:paraId="23133099" w14:textId="77777777" w:rsidR="00B33692" w:rsidRDefault="00B33692"/>
    <w:p w14:paraId="2313309A" w14:textId="77777777" w:rsidR="00B33692" w:rsidRDefault="00B33692"/>
    <w:p w14:paraId="2313309B" w14:textId="77777777" w:rsidR="00B33692" w:rsidRDefault="00B33692"/>
    <w:p w14:paraId="2313309C" w14:textId="77777777" w:rsidR="00B33692" w:rsidRDefault="006D1925">
      <w:pPr>
        <w:pStyle w:val="Heading1"/>
        <w:numPr>
          <w:ilvl w:val="0"/>
          <w:numId w:val="2"/>
        </w:numPr>
      </w:pPr>
      <w:bookmarkStart w:id="593" w:name="_Toc167039107"/>
      <w:r>
        <w:lastRenderedPageBreak/>
        <w:t>References</w:t>
      </w:r>
      <w:bookmarkEnd w:id="593"/>
    </w:p>
    <w:p w14:paraId="2313309D" w14:textId="47D484EF" w:rsidR="00B33692" w:rsidRDefault="00136CB9" w:rsidP="00136CB9">
      <w:pPr>
        <w:pStyle w:val="Heading2"/>
      </w:pPr>
      <w:r>
        <w:t xml:space="preserve">7.1 </w:t>
      </w:r>
      <w:r w:rsidR="00651986">
        <w:t xml:space="preserve">GitHub Link: </w:t>
      </w:r>
    </w:p>
    <w:p w14:paraId="76079A61" w14:textId="220B5EC5" w:rsidR="00651986" w:rsidRDefault="00000000">
      <w:hyperlink r:id="rId22" w:history="1">
        <w:r w:rsidR="00415347">
          <w:rPr>
            <w:rStyle w:val="Hyperlink"/>
          </w:rPr>
          <w:t>GitHub - BPy5/Capstone-Project: Software Engineering capstone project</w:t>
        </w:r>
      </w:hyperlink>
    </w:p>
    <w:p w14:paraId="5CC5BDAC" w14:textId="449F5D86" w:rsidR="00351B5D" w:rsidRDefault="00136CB9" w:rsidP="00136CB9">
      <w:pPr>
        <w:pStyle w:val="Heading2"/>
      </w:pPr>
      <w:r>
        <w:t xml:space="preserve">7.2 </w:t>
      </w:r>
      <w:r w:rsidR="00351B5D">
        <w:t>Academic References:</w:t>
      </w:r>
    </w:p>
    <w:p w14:paraId="2313309E" w14:textId="77777777" w:rsidR="00B33692" w:rsidRDefault="006D1925">
      <w:r>
        <w:rPr>
          <w:b/>
        </w:rPr>
        <w:t>[1]</w:t>
      </w:r>
      <w:r>
        <w:t xml:space="preserve"> Barona-Lleo, L., &amp; Fernandez, S. (2016). Hyperfunctional voice disorder in children with Attention Deficit Hyperactivity Disorder (ADHD). A phenotypic characteristic?. Journal of Voice, 30(1), 114-119.</w:t>
      </w:r>
    </w:p>
    <w:p w14:paraId="2313309F" w14:textId="77777777" w:rsidR="00B33692" w:rsidRDefault="006D1925">
      <w:r>
        <w:rPr>
          <w:b/>
        </w:rPr>
        <w:t>[2]</w:t>
      </w:r>
      <w:r>
        <w:t xml:space="preserve"> Brock, S. E., Jimerson, S. R., &amp; Hansen, R. L. (2009). Identifying, assessing, and treating ADHD at school. Springer Science &amp; Business Media.</w:t>
      </w:r>
    </w:p>
    <w:p w14:paraId="231330A0" w14:textId="77777777" w:rsidR="00B33692" w:rsidRDefault="006D1925">
      <w:r>
        <w:rPr>
          <w:b/>
        </w:rPr>
        <w:t>[3]</w:t>
      </w:r>
      <w:r>
        <w:t xml:space="preserve"> D'Alatri, L., Petrelli, L., Calò, L., Picciotti, P. M., Marchese, M. R., &amp; Bussu, F. (2015). Vocal fold nodules in school age children: attention deficit hyperactivity disorder as a potential risk factor. Journal of Voice, 29(3), 287-291.</w:t>
      </w:r>
    </w:p>
    <w:p w14:paraId="231330A1" w14:textId="77777777" w:rsidR="00B33692" w:rsidRDefault="006D1925">
      <w:r>
        <w:rPr>
          <w:b/>
        </w:rPr>
        <w:t>[4]</w:t>
      </w:r>
      <w:r>
        <w:t xml:space="preserve"> Edwards, J. H. (2002). Evidence-based treatment for child ADHD:" Real-world" practice implications. Journal of Mental Health Counseling, 24(2), 126-139.</w:t>
      </w:r>
    </w:p>
    <w:p w14:paraId="231330A2" w14:textId="77777777" w:rsidR="00B33692" w:rsidRDefault="006D1925">
      <w:r>
        <w:rPr>
          <w:b/>
        </w:rPr>
        <w:t>[5]</w:t>
      </w:r>
      <w:r>
        <w:t xml:space="preserve"> Garcia-Real, T., Diaz-Roman, T. M., Garcia-Martinez, V., &amp; Vieiro-Iglesias, P. (2013). Clinical and acoustic vocal profile in children with attention deficit hyperactivity disorder. Journal of Voice, 27(6), 787-e11.</w:t>
      </w:r>
    </w:p>
    <w:p w14:paraId="231330A3" w14:textId="77777777" w:rsidR="00B33692" w:rsidRDefault="006D1925">
      <w:r>
        <w:rPr>
          <w:b/>
        </w:rPr>
        <w:t>[6]</w:t>
      </w:r>
      <w:r>
        <w:t xml:space="preserve"> Hamdan, A. L., Deeb, R., Sibai, A., Rameh, C., Rifai, H., &amp; Fayyad, J. (2009). Vocal characteristics in children with attention deficit hyperactivity disorder. Journal of Voice, 23(2), 190-194. </w:t>
      </w:r>
    </w:p>
    <w:p w14:paraId="231330A4" w14:textId="77777777" w:rsidR="00B33692" w:rsidRDefault="006D1925">
      <w:r>
        <w:rPr>
          <w:b/>
        </w:rPr>
        <w:t>[7]</w:t>
      </w:r>
      <w:r>
        <w:t xml:space="preserve"> Lee, D. Y., Shin, Y., Park, R. W., Cho, S. M., Han, S., Yoon, C., ... &amp; Kim, S. J. (2023). Use of eye tracking to improve the identification of attention-deficit/hyperactivity disorder in children. Scientific Reports, 13(1), 14469. </w:t>
      </w:r>
    </w:p>
    <w:p w14:paraId="231330A5" w14:textId="77777777" w:rsidR="00B33692" w:rsidRDefault="006D1925">
      <w:r>
        <w:rPr>
          <w:b/>
        </w:rPr>
        <w:t>[8]</w:t>
      </w:r>
      <w:r>
        <w:t xml:space="preserve"> Levantini, V., Muratori, P., Inguaggiato, E., Masi, G., Milone, A., Valente, E., ... &amp; Billeci, L. (2020). Eyes are the window to the mind: Eye-tracking technology as a novel approach to study clinical characteristics of ADHD. Psychiatry Research, 290, 113135. </w:t>
      </w:r>
    </w:p>
    <w:p w14:paraId="231330A6" w14:textId="77777777" w:rsidR="00B33692" w:rsidRDefault="006D1925">
      <w:r>
        <w:rPr>
          <w:b/>
        </w:rPr>
        <w:t>[9]</w:t>
      </w:r>
      <w:r>
        <w:t xml:space="preserve"> Maniruzzaman, M., Shin, J., &amp; Hasan, M. A. M. (2022). Predicting children with adhd using behavioral activity: a machine learning analysis. Applied Sciences, 12(5), 2737.</w:t>
      </w:r>
    </w:p>
    <w:p w14:paraId="231330A7" w14:textId="77777777" w:rsidR="00B33692" w:rsidRDefault="006D1925">
      <w:r>
        <w:rPr>
          <w:b/>
        </w:rPr>
        <w:t>[10]</w:t>
      </w:r>
      <w:r>
        <w:t xml:space="preserve"> Moodley, D. T., Swanepoel, C., Van Lierde, K., Abdoola, S., &amp; Van der Linde, J. (2019). Vocal characteristics of school-aged children with and without attention deficit hyperactivity disorder. Journal of Voice, 33(6), 945-e37.</w:t>
      </w:r>
    </w:p>
    <w:p w14:paraId="231330A8" w14:textId="77777777" w:rsidR="00B33692" w:rsidRDefault="006D1925">
      <w:r>
        <w:rPr>
          <w:b/>
        </w:rPr>
        <w:t>[11]</w:t>
      </w:r>
      <w:r>
        <w:t xml:space="preserve"> Orr, J. M., Miller, R. B., &amp; Polson, D. M. (2005). Toward a standard of care for child ADHD: Implications for marriage and family therapists. Journal of Marital and Family Therapy, 31(3), 191-205.</w:t>
      </w:r>
    </w:p>
    <w:p w14:paraId="231330A9" w14:textId="77777777" w:rsidR="00B33692" w:rsidRDefault="006D1925">
      <w:r>
        <w:rPr>
          <w:b/>
        </w:rPr>
        <w:t>[12]</w:t>
      </w:r>
      <w:r>
        <w:t xml:space="preserve"> Perrin, J. M., Stein, M. T., Amler, R. W., Blondis, T. A., Feldman, H. M., Meyer, B. P., ... &amp; Wolraich, M. L. (2001). Clinical practice guideline: treatment of the school-aged child with attention-deficit/hyperactivity disorder. Pediatrics, 108(4), 1033-1044. </w:t>
      </w:r>
    </w:p>
    <w:p w14:paraId="231330AA" w14:textId="77777777" w:rsidR="00B33692" w:rsidRDefault="006D1925">
      <w:r>
        <w:rPr>
          <w:b/>
        </w:rPr>
        <w:t xml:space="preserve">[13] </w:t>
      </w:r>
      <w:r>
        <w:t xml:space="preserve">Ranjan, R., Naqvi, T., Mishra, P., &amp; Gaur, S. S. (2022). Analysis Of Voice In Children Among ASD &amp; ADHD-A Comparative Case Study. International Journal of Advance Research And Innovative Ideas In Education, 8(3), 667-673. </w:t>
      </w:r>
    </w:p>
    <w:p w14:paraId="231330AB" w14:textId="77777777" w:rsidR="00B33692" w:rsidRDefault="006D1925">
      <w:r>
        <w:rPr>
          <w:b/>
        </w:rPr>
        <w:t>[14]</w:t>
      </w:r>
      <w:r>
        <w:t xml:space="preserve"> Rucklidge, J. J. (2008). Gender differences in ADHD: implications for psychosocial treatments. Expert Review of Neurotherapeutics, 8(4), 643-655.</w:t>
      </w:r>
    </w:p>
    <w:p w14:paraId="231330AC" w14:textId="77777777" w:rsidR="00B33692" w:rsidRDefault="006D1925">
      <w:r>
        <w:rPr>
          <w:b/>
        </w:rPr>
        <w:lastRenderedPageBreak/>
        <w:t>[15]</w:t>
      </w:r>
      <w:r>
        <w:t xml:space="preserve"> Skogli, E. W., Teicher, M. H., Andersen, P. N., Hovik, K. T., &amp; Øie, M. (2013). ADHD in girls and boys–gender differences in co-existing symptoms and executive function measures. BMC psychiatry, 13(1), 1-12. </w:t>
      </w:r>
    </w:p>
    <w:p w14:paraId="231330AD" w14:textId="77777777" w:rsidR="00B33692" w:rsidRDefault="006D1925">
      <w:r>
        <w:rPr>
          <w:b/>
        </w:rPr>
        <w:t>[16]</w:t>
      </w:r>
      <w:r>
        <w:t xml:space="preserve"> Yu, C. J., Du, J. C., Chiou, H. C., Chung, M. Y., Yang, W., Chen, Y. S., Fuh, M. R., Chien, L. C., Hwang, B., &amp; Chen, M. L. (2016). Increased risk of attention-deficit/hyperactivity disorder associated with exposure to organophosphate pesticide in Taiwanese children. Andrology, 4(4), 695–705. </w:t>
      </w:r>
      <w:hyperlink r:id="rId23">
        <w:r>
          <w:rPr>
            <w:color w:val="0000FF"/>
            <w:u w:val="single"/>
          </w:rPr>
          <w:t>https://doi.org/10.1111/andr.12183</w:t>
        </w:r>
      </w:hyperlink>
      <w:r>
        <w:t>.</w:t>
      </w:r>
    </w:p>
    <w:p w14:paraId="231330AE" w14:textId="77777777" w:rsidR="00B33692" w:rsidRDefault="006D1925">
      <w:r>
        <w:rPr>
          <w:b/>
        </w:rPr>
        <w:t xml:space="preserve">[17] </w:t>
      </w:r>
      <w:r>
        <w:t>Russell, A. E., Ford, T., Williams, R., &amp; Russell, G. (2016). The association between socioeconomic disadvantage and attention deficit/hyperactivity disorder (ADHD): a systematic review. Child Psychiatry &amp; Human Development, 47, 440-458.</w:t>
      </w:r>
    </w:p>
    <w:p w14:paraId="231330AF" w14:textId="77777777" w:rsidR="00B33692" w:rsidRDefault="006D1925">
      <w:r>
        <w:rPr>
          <w:b/>
        </w:rPr>
        <w:t>[18]</w:t>
      </w:r>
      <w:r>
        <w:t xml:space="preserve"> Bussing, R., Fernandez, M., Harwood, M., Wei Hou, Garvan, C. W., Eyberg, S. M., &amp; Swanson, J. M. (2008). Parent and teacher SNAP-IV ratings of attention deficit hyperactivity disorder symptoms: psychometric properties and normative ratings from a school district sample. Assessment, 15(3), 317–328. </w:t>
      </w:r>
      <w:hyperlink r:id="rId24">
        <w:r>
          <w:rPr>
            <w:color w:val="1155CC"/>
            <w:u w:val="single"/>
          </w:rPr>
          <w:t>https://doi.org/10.1177/1073191107313888</w:t>
        </w:r>
      </w:hyperlink>
      <w:r>
        <w:t>.</w:t>
      </w:r>
    </w:p>
    <w:p w14:paraId="231330B0" w14:textId="77777777" w:rsidR="00B33692" w:rsidRDefault="006D1925">
      <w:r>
        <w:rPr>
          <w:b/>
        </w:rPr>
        <w:t>[19]</w:t>
      </w:r>
      <w:r>
        <w:t xml:space="preserve"> D. Kuang and L. He, "Classification on ADHD with Deep Learning," 2014 International Conference on Cloud Computing and Big Data, Wuhan, China, 2014, pp. 27-32, doi: 10.1109/CCBD.2014.42.</w:t>
      </w:r>
    </w:p>
    <w:p w14:paraId="231330B1" w14:textId="427B1BD0" w:rsidR="00B33692" w:rsidRPr="00002E85" w:rsidRDefault="00002E85">
      <w:pPr>
        <w:rPr>
          <w:ins w:id="594" w:author="safwan halabi" w:date="2024-05-18T19:27:00Z" w16du:dateUtc="2024-05-18T16:27:00Z"/>
        </w:rPr>
      </w:pPr>
      <w:ins w:id="595" w:author="safwan halabi" w:date="2024-05-18T19:32:00Z" w16du:dateUtc="2024-05-18T16:32:00Z">
        <w:r>
          <w:rPr>
            <w:b/>
            <w:bCs/>
          </w:rPr>
          <w:t>[20]</w:t>
        </w:r>
        <w:r>
          <w:t xml:space="preserve"> </w:t>
        </w:r>
      </w:ins>
      <w:ins w:id="596" w:author="safwan halabi" w:date="2024-05-18T19:34:00Z" w16du:dateUtc="2024-05-18T16:34:00Z">
        <w:r w:rsidR="00CC2F30">
          <w:t xml:space="preserve">Gemini </w:t>
        </w:r>
        <w:r w:rsidR="00ED168D">
          <w:t xml:space="preserve">– used </w:t>
        </w:r>
      </w:ins>
      <w:ins w:id="597" w:author="safwan halabi" w:date="2024-05-19T19:33:00Z" w16du:dateUtc="2024-05-19T16:33:00Z">
        <w:r w:rsidR="00B64CA6">
          <w:t xml:space="preserve">as help with writing the </w:t>
        </w:r>
      </w:ins>
      <w:ins w:id="598" w:author="safwan halabi" w:date="2024-05-19T19:34:00Z" w16du:dateUtc="2024-05-19T16:34:00Z">
        <w:r w:rsidR="00361A00">
          <w:t>project book</w:t>
        </w:r>
      </w:ins>
      <w:ins w:id="599" w:author="safwan halabi" w:date="2024-05-18T19:39:00Z" w16du:dateUtc="2024-05-18T16:39:00Z">
        <w:r w:rsidR="00753392">
          <w:t xml:space="preserve">, used prompts such as </w:t>
        </w:r>
      </w:ins>
      <w:ins w:id="600" w:author="safwan halabi" w:date="2024-05-18T19:40:00Z" w16du:dateUtc="2024-05-18T16:40:00Z">
        <w:r w:rsidR="00EE2DEC">
          <w:t>“can you expand the following paragraph</w:t>
        </w:r>
      </w:ins>
      <w:ins w:id="601" w:author="safwan halabi" w:date="2024-05-18T19:43:00Z" w16du:dateUtc="2024-05-18T16:43:00Z">
        <w:r w:rsidR="00F87877">
          <w:t>:</w:t>
        </w:r>
      </w:ins>
      <w:ins w:id="602" w:author="safwan halabi" w:date="2024-05-18T19:40:00Z" w16du:dateUtc="2024-05-18T16:40:00Z">
        <w:r w:rsidR="00EE2DEC">
          <w:t>”.</w:t>
        </w:r>
      </w:ins>
      <w:ins w:id="603" w:author="safwan halabi" w:date="2024-05-18T19:39:00Z" w16du:dateUtc="2024-05-18T16:39:00Z">
        <w:r w:rsidR="00725B53">
          <w:t xml:space="preserve"> </w:t>
        </w:r>
        <w:r w:rsidR="00725B53">
          <w:fldChar w:fldCharType="begin"/>
        </w:r>
        <w:r w:rsidR="00725B53">
          <w:instrText>HYPERLINK "https://gemini.google.com/"</w:instrText>
        </w:r>
        <w:r w:rsidR="00725B53">
          <w:fldChar w:fldCharType="separate"/>
        </w:r>
        <w:r w:rsidR="00725B53" w:rsidRPr="00725B53">
          <w:rPr>
            <w:rStyle w:val="Hyperlink"/>
          </w:rPr>
          <w:t>https://gemini.google.com/</w:t>
        </w:r>
        <w:r w:rsidR="00725B53">
          <w:fldChar w:fldCharType="end"/>
        </w:r>
      </w:ins>
    </w:p>
    <w:p w14:paraId="4EC92C87" w14:textId="77777777" w:rsidR="00E15BE5" w:rsidRDefault="00E15BE5"/>
    <w:sectPr w:rsidR="00E15BE5">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נטליה לוי" w:date="2024-05-18T00:44:00Z" w:initials="NL">
    <w:p w14:paraId="52E67E90" w14:textId="77777777" w:rsidR="00EA1E17" w:rsidRDefault="00EA1E17" w:rsidP="00EA1E17">
      <w:pPr>
        <w:pStyle w:val="CommentText"/>
        <w:rPr>
          <w:rtl/>
        </w:rPr>
      </w:pPr>
      <w:r>
        <w:rPr>
          <w:rStyle w:val="CommentReference"/>
        </w:rPr>
        <w:annotationRef/>
      </w:r>
      <w:r>
        <w:rPr>
          <w:lang w:val="en-US"/>
        </w:rPr>
        <w:t>Natali</w:t>
      </w:r>
    </w:p>
  </w:comment>
  <w:comment w:id="8" w:author="נטליה לוי" w:date="2024-05-18T00:49:00Z" w:initials="NL">
    <w:p w14:paraId="6763EB26" w14:textId="77777777" w:rsidR="002A63C8" w:rsidRDefault="002A63C8" w:rsidP="002A63C8">
      <w:pPr>
        <w:pStyle w:val="CommentText"/>
        <w:bidi/>
        <w:jc w:val="right"/>
      </w:pPr>
      <w:r>
        <w:rPr>
          <w:rStyle w:val="CommentReference"/>
        </w:rPr>
        <w:annotationRef/>
      </w:r>
      <w:r>
        <w:rPr>
          <w:rtl/>
        </w:rPr>
        <w:t>תורידו שורות ריקות בקובץ. יש מקומות שיש לכם לחצי עמוד ריק</w:t>
      </w:r>
      <w:r>
        <w:t>.</w:t>
      </w:r>
    </w:p>
    <w:p w14:paraId="3CF144E2" w14:textId="77777777" w:rsidR="002A63C8" w:rsidRDefault="002A63C8" w:rsidP="002A63C8">
      <w:pPr>
        <w:pStyle w:val="CommentText"/>
        <w:bidi/>
        <w:jc w:val="right"/>
      </w:pPr>
      <w:r>
        <w:rPr>
          <w:rtl/>
        </w:rPr>
        <w:t>שימו לב שהרווחים בין השורות יהיו זהים לאורך כל המסמך</w:t>
      </w:r>
    </w:p>
  </w:comment>
  <w:comment w:id="9" w:author="נטליה לוי" w:date="2024-05-18T00:50:00Z" w:initials="NL">
    <w:p w14:paraId="48A2D628" w14:textId="77777777" w:rsidR="006D1925" w:rsidRDefault="006D1925" w:rsidP="006D1925">
      <w:pPr>
        <w:pStyle w:val="CommentText"/>
        <w:bidi/>
        <w:jc w:val="right"/>
      </w:pPr>
      <w:r>
        <w:rPr>
          <w:rStyle w:val="CommentReference"/>
        </w:rPr>
        <w:annotationRef/>
      </w:r>
      <w:r>
        <w:rPr>
          <w:rtl/>
        </w:rPr>
        <w:t>אם השתמשתם בכלי</w:t>
      </w:r>
      <w:r>
        <w:t xml:space="preserve"> </w:t>
      </w:r>
      <w:r>
        <w:rPr>
          <w:lang w:val="en-US"/>
        </w:rPr>
        <w:t>AI</w:t>
      </w:r>
      <w:r>
        <w:t xml:space="preserve">, </w:t>
      </w:r>
      <w:r>
        <w:rPr>
          <w:rtl/>
        </w:rPr>
        <w:t>בשביל ניסוח או כל מטרה אחרת, צריך לציין זאת במסמך. (סעיף ו' בדרישות שפורסמו לכם במודל)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2E67E90" w15:done="1"/>
  <w15:commentEx w15:paraId="3CF144E2" w15:paraIdParent="52E67E90" w15:done="1"/>
  <w15:commentEx w15:paraId="48A2D628" w15:paraIdParent="52E67E9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2FED13A" w16cex:dateUtc="2024-05-17T21:44:00Z"/>
  <w16cex:commentExtensible w16cex:durableId="05F19B16" w16cex:dateUtc="2024-05-17T21:49:00Z"/>
  <w16cex:commentExtensible w16cex:durableId="1B82BCF4" w16cex:dateUtc="2024-05-17T2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2E67E90" w16cid:durableId="62FED13A"/>
  <w16cid:commentId w16cid:paraId="3CF144E2" w16cid:durableId="05F19B16"/>
  <w16cid:commentId w16cid:paraId="48A2D628" w16cid:durableId="1B82BCF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3F94297-D639-4C4D-A2E6-A39D4D67295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CA36EEF-7483-4F06-B7E4-091361FE517D}"/>
  </w:font>
  <w:font w:name="Cambria">
    <w:panose1 w:val="02040503050406030204"/>
    <w:charset w:val="00"/>
    <w:family w:val="roman"/>
    <w:pitch w:val="variable"/>
    <w:sig w:usb0="E00006FF" w:usb1="420024FF" w:usb2="02000000" w:usb3="00000000" w:csb0="0000019F" w:csb1="00000000"/>
    <w:embedRegular r:id="rId3" w:fontKey="{DDE50A21-F6F7-4482-B379-C2D6F0BEA2BA}"/>
    <w:embedBold r:id="rId4" w:fontKey="{DFB9597F-3D91-4112-94F8-05D779493D5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AE310D"/>
    <w:multiLevelType w:val="multilevel"/>
    <w:tmpl w:val="08284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2A19B6"/>
    <w:multiLevelType w:val="multilevel"/>
    <w:tmpl w:val="1820E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F67326"/>
    <w:multiLevelType w:val="multilevel"/>
    <w:tmpl w:val="8B188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AA0A47"/>
    <w:multiLevelType w:val="multilevel"/>
    <w:tmpl w:val="FC5CD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98614E"/>
    <w:multiLevelType w:val="multilevel"/>
    <w:tmpl w:val="88B2A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D935D2"/>
    <w:multiLevelType w:val="multilevel"/>
    <w:tmpl w:val="FAFC3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DB4D32"/>
    <w:multiLevelType w:val="multilevel"/>
    <w:tmpl w:val="9940D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913639"/>
    <w:multiLevelType w:val="multilevel"/>
    <w:tmpl w:val="D56E584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036732"/>
    <w:multiLevelType w:val="multilevel"/>
    <w:tmpl w:val="80023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A33098"/>
    <w:multiLevelType w:val="multilevel"/>
    <w:tmpl w:val="C3648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11E27AE"/>
    <w:multiLevelType w:val="multilevel"/>
    <w:tmpl w:val="DD14D7C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8757EA"/>
    <w:multiLevelType w:val="multilevel"/>
    <w:tmpl w:val="EBBC3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007D1F"/>
    <w:multiLevelType w:val="multilevel"/>
    <w:tmpl w:val="BB1EF5D2"/>
    <w:lvl w:ilvl="0">
      <w:start w:val="1"/>
      <w:numFmt w:val="decimal"/>
      <w:lvlText w:val="%1."/>
      <w:lvlJc w:val="left"/>
      <w:pPr>
        <w:ind w:left="360" w:hanging="360"/>
      </w:pPr>
      <w:rPr>
        <w:sz w:val="40"/>
        <w:szCs w:val="4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7350E0E"/>
    <w:multiLevelType w:val="multilevel"/>
    <w:tmpl w:val="C3F2A29A"/>
    <w:lvl w:ilvl="0">
      <w:start w:val="5"/>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16cid:durableId="1031030694">
    <w:abstractNumId w:val="6"/>
  </w:num>
  <w:num w:numId="2" w16cid:durableId="1041053420">
    <w:abstractNumId w:val="13"/>
  </w:num>
  <w:num w:numId="3" w16cid:durableId="90054918">
    <w:abstractNumId w:val="9"/>
  </w:num>
  <w:num w:numId="4" w16cid:durableId="1961760756">
    <w:abstractNumId w:val="10"/>
  </w:num>
  <w:num w:numId="5" w16cid:durableId="686519675">
    <w:abstractNumId w:val="1"/>
  </w:num>
  <w:num w:numId="6" w16cid:durableId="1336566637">
    <w:abstractNumId w:val="11"/>
  </w:num>
  <w:num w:numId="7" w16cid:durableId="825559876">
    <w:abstractNumId w:val="8"/>
  </w:num>
  <w:num w:numId="8" w16cid:durableId="492183152">
    <w:abstractNumId w:val="0"/>
  </w:num>
  <w:num w:numId="9" w16cid:durableId="738753699">
    <w:abstractNumId w:val="4"/>
  </w:num>
  <w:num w:numId="10" w16cid:durableId="1872260321">
    <w:abstractNumId w:val="3"/>
  </w:num>
  <w:num w:numId="11" w16cid:durableId="633026774">
    <w:abstractNumId w:val="12"/>
  </w:num>
  <w:num w:numId="12" w16cid:durableId="1708943234">
    <w:abstractNumId w:val="2"/>
  </w:num>
  <w:num w:numId="13" w16cid:durableId="618292854">
    <w:abstractNumId w:val="7"/>
  </w:num>
  <w:num w:numId="14" w16cid:durableId="173974935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fwan halabi">
    <w15:presenceInfo w15:providerId="Windows Live" w15:userId="e51bd643c3a213ac"/>
  </w15:person>
  <w15:person w15:author="נטליה לוי">
    <w15:presenceInfo w15:providerId="AD" w15:userId="S::NatalyL@braude.ac.il::a6d6f4e1-5dc4-49c0-9023-daad680ec3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692"/>
    <w:rsid w:val="00002E85"/>
    <w:rsid w:val="000A3CC6"/>
    <w:rsid w:val="000B3516"/>
    <w:rsid w:val="000E0160"/>
    <w:rsid w:val="00136CB9"/>
    <w:rsid w:val="001536A3"/>
    <w:rsid w:val="00161094"/>
    <w:rsid w:val="0018615E"/>
    <w:rsid w:val="001C5545"/>
    <w:rsid w:val="001C76BE"/>
    <w:rsid w:val="001F6B59"/>
    <w:rsid w:val="00254917"/>
    <w:rsid w:val="002A63C8"/>
    <w:rsid w:val="002B77EE"/>
    <w:rsid w:val="00320658"/>
    <w:rsid w:val="00351B5D"/>
    <w:rsid w:val="00361A00"/>
    <w:rsid w:val="003B2EEC"/>
    <w:rsid w:val="003F2B10"/>
    <w:rsid w:val="003F6F30"/>
    <w:rsid w:val="00415347"/>
    <w:rsid w:val="004954F7"/>
    <w:rsid w:val="004C4527"/>
    <w:rsid w:val="004F793D"/>
    <w:rsid w:val="00524AFD"/>
    <w:rsid w:val="005D4F4C"/>
    <w:rsid w:val="00604E34"/>
    <w:rsid w:val="00604F28"/>
    <w:rsid w:val="00643F55"/>
    <w:rsid w:val="00651986"/>
    <w:rsid w:val="006B42C9"/>
    <w:rsid w:val="006D1925"/>
    <w:rsid w:val="00725B53"/>
    <w:rsid w:val="00735297"/>
    <w:rsid w:val="00753392"/>
    <w:rsid w:val="007B1027"/>
    <w:rsid w:val="007C0EBA"/>
    <w:rsid w:val="007D641B"/>
    <w:rsid w:val="007F2F64"/>
    <w:rsid w:val="00886331"/>
    <w:rsid w:val="009000B2"/>
    <w:rsid w:val="009840C2"/>
    <w:rsid w:val="009B70D3"/>
    <w:rsid w:val="00A547C4"/>
    <w:rsid w:val="00A638BB"/>
    <w:rsid w:val="00A63AAA"/>
    <w:rsid w:val="00AC5527"/>
    <w:rsid w:val="00B33692"/>
    <w:rsid w:val="00B552DC"/>
    <w:rsid w:val="00B64CA6"/>
    <w:rsid w:val="00C0446C"/>
    <w:rsid w:val="00C07ABF"/>
    <w:rsid w:val="00CA1457"/>
    <w:rsid w:val="00CB0EA9"/>
    <w:rsid w:val="00CC1863"/>
    <w:rsid w:val="00CC2F30"/>
    <w:rsid w:val="00CD64BD"/>
    <w:rsid w:val="00D03CE2"/>
    <w:rsid w:val="00D17865"/>
    <w:rsid w:val="00E15BE5"/>
    <w:rsid w:val="00E211B3"/>
    <w:rsid w:val="00E2520E"/>
    <w:rsid w:val="00E41CF2"/>
    <w:rsid w:val="00E60A4C"/>
    <w:rsid w:val="00E62738"/>
    <w:rsid w:val="00EA1E17"/>
    <w:rsid w:val="00EA6B8A"/>
    <w:rsid w:val="00EB042F"/>
    <w:rsid w:val="00EB6DA8"/>
    <w:rsid w:val="00ED019A"/>
    <w:rsid w:val="00ED168D"/>
    <w:rsid w:val="00ED5328"/>
    <w:rsid w:val="00EE2DEC"/>
    <w:rsid w:val="00F0144E"/>
    <w:rsid w:val="00F17860"/>
    <w:rsid w:val="00F87877"/>
    <w:rsid w:val="00F95E5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32E14"/>
  <w15:docId w15:val="{EDA06892-9CE5-463D-AB5A-C5CFFE64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EA1E17"/>
    <w:rPr>
      <w:sz w:val="16"/>
      <w:szCs w:val="16"/>
    </w:rPr>
  </w:style>
  <w:style w:type="paragraph" w:styleId="CommentText">
    <w:name w:val="annotation text"/>
    <w:basedOn w:val="Normal"/>
    <w:link w:val="CommentTextChar"/>
    <w:uiPriority w:val="99"/>
    <w:unhideWhenUsed/>
    <w:rsid w:val="00EA1E17"/>
    <w:pPr>
      <w:spacing w:line="240" w:lineRule="auto"/>
    </w:pPr>
    <w:rPr>
      <w:sz w:val="20"/>
      <w:szCs w:val="20"/>
    </w:rPr>
  </w:style>
  <w:style w:type="character" w:customStyle="1" w:styleId="CommentTextChar">
    <w:name w:val="Comment Text Char"/>
    <w:basedOn w:val="DefaultParagraphFont"/>
    <w:link w:val="CommentText"/>
    <w:uiPriority w:val="99"/>
    <w:rsid w:val="00EA1E17"/>
    <w:rPr>
      <w:sz w:val="20"/>
      <w:szCs w:val="20"/>
    </w:rPr>
  </w:style>
  <w:style w:type="paragraph" w:styleId="CommentSubject">
    <w:name w:val="annotation subject"/>
    <w:basedOn w:val="CommentText"/>
    <w:next w:val="CommentText"/>
    <w:link w:val="CommentSubjectChar"/>
    <w:uiPriority w:val="99"/>
    <w:semiHidden/>
    <w:unhideWhenUsed/>
    <w:rsid w:val="00EA1E17"/>
    <w:rPr>
      <w:b/>
      <w:bCs/>
    </w:rPr>
  </w:style>
  <w:style w:type="character" w:customStyle="1" w:styleId="CommentSubjectChar">
    <w:name w:val="Comment Subject Char"/>
    <w:basedOn w:val="CommentTextChar"/>
    <w:link w:val="CommentSubject"/>
    <w:uiPriority w:val="99"/>
    <w:semiHidden/>
    <w:rsid w:val="00EA1E17"/>
    <w:rPr>
      <w:b/>
      <w:bCs/>
      <w:sz w:val="20"/>
      <w:szCs w:val="20"/>
    </w:rPr>
  </w:style>
  <w:style w:type="paragraph" w:styleId="Revision">
    <w:name w:val="Revision"/>
    <w:hidden/>
    <w:uiPriority w:val="99"/>
    <w:semiHidden/>
    <w:rsid w:val="00EA1E17"/>
    <w:pPr>
      <w:spacing w:line="240" w:lineRule="auto"/>
    </w:pPr>
  </w:style>
  <w:style w:type="character" w:styleId="Hyperlink">
    <w:name w:val="Hyperlink"/>
    <w:basedOn w:val="DefaultParagraphFont"/>
    <w:uiPriority w:val="99"/>
    <w:unhideWhenUsed/>
    <w:rsid w:val="00725B53"/>
    <w:rPr>
      <w:color w:val="0000FF" w:themeColor="hyperlink"/>
      <w:u w:val="single"/>
    </w:rPr>
  </w:style>
  <w:style w:type="character" w:styleId="UnresolvedMention">
    <w:name w:val="Unresolved Mention"/>
    <w:basedOn w:val="DefaultParagraphFont"/>
    <w:uiPriority w:val="99"/>
    <w:semiHidden/>
    <w:unhideWhenUsed/>
    <w:rsid w:val="00725B53"/>
    <w:rPr>
      <w:color w:val="605E5C"/>
      <w:shd w:val="clear" w:color="auto" w:fill="E1DFDD"/>
    </w:rPr>
  </w:style>
  <w:style w:type="paragraph" w:styleId="TOC1">
    <w:name w:val="toc 1"/>
    <w:basedOn w:val="Normal"/>
    <w:next w:val="Normal"/>
    <w:autoRedefine/>
    <w:uiPriority w:val="39"/>
    <w:unhideWhenUsed/>
    <w:rsid w:val="00AC5527"/>
    <w:pPr>
      <w:tabs>
        <w:tab w:val="left" w:pos="440"/>
        <w:tab w:val="right" w:leader="dot" w:pos="9019"/>
      </w:tabs>
      <w:pPrChange w:id="0" w:author="safwan halabi" w:date="2024-05-19T19:23:00Z">
        <w:pPr>
          <w:spacing w:after="100" w:line="276" w:lineRule="auto"/>
        </w:pPr>
      </w:pPrChange>
    </w:pPr>
    <w:rPr>
      <w:b/>
      <w:bCs/>
      <w:noProof/>
      <w:rPrChange w:id="0" w:author="safwan halabi" w:date="2024-05-19T19:23:00Z">
        <w:rPr>
          <w:rFonts w:ascii="Arial" w:eastAsia="Arial" w:hAnsi="Arial" w:cs="Arial"/>
          <w:sz w:val="22"/>
          <w:szCs w:val="22"/>
          <w:lang w:val="en" w:eastAsia="en-IL" w:bidi="he-IL"/>
        </w:rPr>
      </w:rPrChange>
    </w:rPr>
  </w:style>
  <w:style w:type="paragraph" w:styleId="TOC2">
    <w:name w:val="toc 2"/>
    <w:basedOn w:val="Normal"/>
    <w:next w:val="Normal"/>
    <w:autoRedefine/>
    <w:uiPriority w:val="39"/>
    <w:unhideWhenUsed/>
    <w:rsid w:val="003B2EEC"/>
    <w:pPr>
      <w:spacing w:after="100"/>
      <w:ind w:left="220"/>
    </w:pPr>
  </w:style>
  <w:style w:type="paragraph" w:styleId="TOC3">
    <w:name w:val="toc 3"/>
    <w:basedOn w:val="Normal"/>
    <w:next w:val="Normal"/>
    <w:autoRedefine/>
    <w:uiPriority w:val="39"/>
    <w:unhideWhenUsed/>
    <w:rsid w:val="003B2EEC"/>
    <w:pPr>
      <w:spacing w:after="100"/>
      <w:ind w:left="440"/>
    </w:pPr>
  </w:style>
  <w:style w:type="paragraph" w:styleId="TOCHeading">
    <w:name w:val="TOC Heading"/>
    <w:basedOn w:val="Heading1"/>
    <w:next w:val="Normal"/>
    <w:uiPriority w:val="39"/>
    <w:unhideWhenUsed/>
    <w:qFormat/>
    <w:rsid w:val="00AC552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bidi="ar-SA"/>
    </w:rPr>
  </w:style>
  <w:style w:type="character" w:styleId="FollowedHyperlink">
    <w:name w:val="FollowedHyperlink"/>
    <w:basedOn w:val="DefaultParagraphFont"/>
    <w:uiPriority w:val="99"/>
    <w:semiHidden/>
    <w:unhideWhenUsed/>
    <w:rsid w:val="009840C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hyperlink" Target="https://doi.org/10.1177/1073191107313888"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doi.org/10.1111/andr.12183"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hyperlink" Target="https://github.com/BPy5/Capstone-Project"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Pages>26</Pages>
  <Words>6207</Words>
  <Characters>35383</Characters>
  <Application>Microsoft Office Word</Application>
  <DocSecurity>0</DocSecurity>
  <Lines>294</Lines>
  <Paragraphs>83</Paragraphs>
  <ScaleCrop>false</ScaleCrop>
  <Company/>
  <LinksUpToDate>false</LinksUpToDate>
  <CharactersWithSpaces>41507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safwan halabi</cp:lastModifiedBy>
  <cp:revision>69</cp:revision>
  <dcterms:created xsi:type="dcterms:W3CDTF">2024-05-17T21:43:00Z</dcterms:created>
  <dcterms:modified xsi:type="dcterms:W3CDTF">2024-05-25T15:59:00Z</dcterms:modified>
</cp:coreProperties>
</file>